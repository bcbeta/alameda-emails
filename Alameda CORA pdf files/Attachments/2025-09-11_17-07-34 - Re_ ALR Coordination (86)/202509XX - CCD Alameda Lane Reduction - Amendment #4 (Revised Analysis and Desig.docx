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150C" w14:textId="77777777" w:rsidR="00297155" w:rsidRDefault="00297155" w:rsidP="00297155">
      <w:pPr>
        <w:tabs>
          <w:tab w:val="right" w:pos="9360"/>
        </w:tabs>
        <w:spacing w:line="23" w:lineRule="atLeast"/>
        <w:rPr>
          <w:rFonts w:eastAsiaTheme="minorEastAsia" w:cstheme="minorHAnsi"/>
          <w:szCs w:val="20"/>
        </w:rPr>
      </w:pPr>
    </w:p>
    <w:p w14:paraId="40A211D1" w14:textId="744D0562" w:rsidR="00297155" w:rsidRPr="00A6745F" w:rsidRDefault="0039456D" w:rsidP="00297155">
      <w:pPr>
        <w:tabs>
          <w:tab w:val="right" w:pos="9360"/>
        </w:tabs>
        <w:spacing w:line="23" w:lineRule="atLeast"/>
        <w:rPr>
          <w:rFonts w:eastAsiaTheme="minorEastAsia" w:cstheme="minorHAnsi"/>
          <w:szCs w:val="20"/>
        </w:rPr>
      </w:pPr>
      <w:proofErr w:type="gramStart"/>
      <w:r>
        <w:rPr>
          <w:rFonts w:eastAsiaTheme="minorEastAsia" w:cstheme="minorHAnsi"/>
          <w:szCs w:val="20"/>
        </w:rPr>
        <w:t xml:space="preserve">September </w:t>
      </w:r>
      <w:r w:rsidRPr="0039456D">
        <w:rPr>
          <w:rFonts w:eastAsiaTheme="minorEastAsia" w:cstheme="minorHAnsi"/>
          <w:szCs w:val="20"/>
          <w:highlight w:val="yellow"/>
        </w:rPr>
        <w:t>XX</w:t>
      </w:r>
      <w:r>
        <w:rPr>
          <w:rFonts w:eastAsiaTheme="minorEastAsia" w:cstheme="minorHAnsi"/>
          <w:szCs w:val="20"/>
        </w:rPr>
        <w:t>,</w:t>
      </w:r>
      <w:proofErr w:type="gramEnd"/>
      <w:r>
        <w:rPr>
          <w:rFonts w:eastAsiaTheme="minorEastAsia" w:cstheme="minorHAnsi"/>
          <w:szCs w:val="20"/>
        </w:rPr>
        <w:t xml:space="preserve"> 2025</w:t>
      </w:r>
    </w:p>
    <w:p w14:paraId="249248CF" w14:textId="62D4ABC2" w:rsidR="00297155" w:rsidRPr="00A6745F" w:rsidRDefault="00297155" w:rsidP="00297155">
      <w:pPr>
        <w:pStyle w:val="NoSpacing"/>
        <w:spacing w:line="23" w:lineRule="atLeast"/>
        <w:jc w:val="both"/>
        <w:rPr>
          <w:rFonts w:eastAsiaTheme="minorEastAsia" w:cstheme="minorHAnsi"/>
          <w:szCs w:val="20"/>
        </w:rPr>
      </w:pPr>
      <w:r w:rsidRPr="00A6745F">
        <w:rPr>
          <w:rFonts w:eastAsiaTheme="minorEastAsia" w:cstheme="minorHAnsi"/>
          <w:szCs w:val="20"/>
        </w:rPr>
        <w:t>M</w:t>
      </w:r>
      <w:r w:rsidR="006F1D3C">
        <w:rPr>
          <w:rFonts w:eastAsiaTheme="minorEastAsia" w:cstheme="minorHAnsi"/>
          <w:szCs w:val="20"/>
        </w:rPr>
        <w:t>r</w:t>
      </w:r>
      <w:r w:rsidRPr="00A6745F">
        <w:rPr>
          <w:rFonts w:eastAsiaTheme="minorEastAsia" w:cstheme="minorHAnsi"/>
          <w:szCs w:val="20"/>
        </w:rPr>
        <w:t xml:space="preserve">. </w:t>
      </w:r>
      <w:r w:rsidR="0039456D">
        <w:rPr>
          <w:rFonts w:eastAsiaTheme="minorEastAsia" w:cstheme="minorHAnsi"/>
          <w:szCs w:val="20"/>
        </w:rPr>
        <w:t>Steven Marfitano, P.E.</w:t>
      </w:r>
    </w:p>
    <w:p w14:paraId="1AFFE46D" w14:textId="77777777" w:rsidR="00297155" w:rsidRPr="00A6745F" w:rsidRDefault="00297155" w:rsidP="00297155">
      <w:pPr>
        <w:pStyle w:val="NoSpacing"/>
        <w:spacing w:line="23" w:lineRule="atLeast"/>
        <w:jc w:val="both"/>
        <w:rPr>
          <w:rFonts w:eastAsiaTheme="minorEastAsia" w:cstheme="minorHAnsi"/>
          <w:szCs w:val="20"/>
        </w:rPr>
      </w:pPr>
      <w:r w:rsidRPr="00A6745F">
        <w:rPr>
          <w:rFonts w:eastAsiaTheme="minorEastAsia" w:cstheme="minorHAnsi"/>
          <w:szCs w:val="20"/>
        </w:rPr>
        <w:t xml:space="preserve">City and County of Denver  </w:t>
      </w:r>
    </w:p>
    <w:p w14:paraId="65EAD80D" w14:textId="77777777" w:rsidR="00297155" w:rsidRPr="00A351C3" w:rsidRDefault="00297155" w:rsidP="00297155">
      <w:pPr>
        <w:pStyle w:val="NoSpacing"/>
        <w:spacing w:line="23" w:lineRule="atLeast"/>
        <w:jc w:val="both"/>
        <w:rPr>
          <w:rFonts w:eastAsiaTheme="minorEastAsia" w:cstheme="minorHAnsi"/>
          <w:szCs w:val="20"/>
        </w:rPr>
      </w:pPr>
      <w:r w:rsidRPr="00A6745F">
        <w:rPr>
          <w:rFonts w:eastAsiaTheme="minorEastAsia" w:cstheme="minorHAnsi"/>
          <w:szCs w:val="20"/>
        </w:rPr>
        <w:t>Department of Transportation</w:t>
      </w:r>
      <w:r w:rsidRPr="00A351C3">
        <w:rPr>
          <w:rFonts w:eastAsiaTheme="minorEastAsia" w:cstheme="minorHAnsi"/>
          <w:szCs w:val="20"/>
        </w:rPr>
        <w:t xml:space="preserve"> and Infrastructure  </w:t>
      </w:r>
    </w:p>
    <w:p w14:paraId="7D6F5C3C" w14:textId="77777777" w:rsidR="00297155" w:rsidRPr="00A351C3" w:rsidRDefault="00297155" w:rsidP="00297155">
      <w:pPr>
        <w:pStyle w:val="NoSpacing"/>
        <w:spacing w:line="23" w:lineRule="atLeast"/>
        <w:jc w:val="both"/>
        <w:rPr>
          <w:rFonts w:eastAsiaTheme="minorEastAsia" w:cstheme="minorHAnsi"/>
          <w:szCs w:val="20"/>
        </w:rPr>
      </w:pPr>
      <w:r w:rsidRPr="00A351C3">
        <w:rPr>
          <w:rFonts w:eastAsiaTheme="minorEastAsia" w:cstheme="minorHAnsi"/>
          <w:szCs w:val="20"/>
        </w:rPr>
        <w:t xml:space="preserve">201 W. Colfax Avenue, Denver, CO 80202 </w:t>
      </w:r>
    </w:p>
    <w:p w14:paraId="14DB4F11" w14:textId="77777777" w:rsidR="00297155" w:rsidRPr="00A351C3" w:rsidRDefault="00297155" w:rsidP="00297155">
      <w:pPr>
        <w:pStyle w:val="NoSpacing"/>
        <w:rPr>
          <w:rStyle w:val="Strong"/>
        </w:rPr>
      </w:pPr>
    </w:p>
    <w:p w14:paraId="5F5755C9" w14:textId="7FA2AEB1" w:rsidR="00AC678D" w:rsidRPr="00A351C3" w:rsidRDefault="00AC678D" w:rsidP="00AC678D">
      <w:pPr>
        <w:spacing w:after="0"/>
        <w:jc w:val="both"/>
        <w:rPr>
          <w:b/>
          <w:bCs/>
          <w:i/>
          <w:iCs/>
          <w:color w:val="A20C33" w:themeColor="accent1"/>
        </w:rPr>
      </w:pPr>
      <w:r w:rsidRPr="00A351C3">
        <w:rPr>
          <w:rStyle w:val="Strong"/>
        </w:rPr>
        <w:t>RE:</w:t>
      </w:r>
      <w:r w:rsidRPr="00A351C3">
        <w:t xml:space="preserve"> </w:t>
      </w:r>
      <w:r w:rsidRPr="00A351C3">
        <w:tab/>
      </w:r>
      <w:r w:rsidR="00297155" w:rsidRPr="00A351C3">
        <w:rPr>
          <w:b/>
          <w:bCs/>
          <w:i/>
          <w:iCs/>
          <w:color w:val="A20C33" w:themeColor="accent1"/>
        </w:rPr>
        <w:t>W Alameda Lane Reduction</w:t>
      </w:r>
    </w:p>
    <w:p w14:paraId="1DB85E65" w14:textId="77777777" w:rsidR="00AC678D" w:rsidRPr="00A351C3" w:rsidRDefault="00AC678D" w:rsidP="00AC678D">
      <w:pPr>
        <w:spacing w:after="0"/>
        <w:ind w:firstLine="720"/>
        <w:rPr>
          <w:b/>
          <w:bCs/>
          <w:i/>
          <w:iCs/>
          <w:color w:val="A20C33" w:themeColor="accent1"/>
        </w:rPr>
      </w:pPr>
      <w:r w:rsidRPr="00A351C3">
        <w:rPr>
          <w:b/>
          <w:bCs/>
          <w:i/>
          <w:iCs/>
          <w:color w:val="A20C33" w:themeColor="accent1"/>
        </w:rPr>
        <w:t>City and County of Denver, CO</w:t>
      </w:r>
    </w:p>
    <w:p w14:paraId="450A0562" w14:textId="1A8F8D0B" w:rsidR="00AC678D" w:rsidRPr="00A351C3" w:rsidRDefault="00AC678D" w:rsidP="00AC678D">
      <w:pPr>
        <w:spacing w:after="0"/>
        <w:ind w:firstLine="720"/>
        <w:rPr>
          <w:b/>
          <w:bCs/>
          <w:i/>
          <w:iCs/>
          <w:color w:val="A20C33" w:themeColor="accent1"/>
        </w:rPr>
      </w:pPr>
      <w:r w:rsidRPr="00A351C3">
        <w:rPr>
          <w:b/>
          <w:bCs/>
          <w:i/>
          <w:iCs/>
          <w:color w:val="A20C33" w:themeColor="accent1"/>
        </w:rPr>
        <w:t xml:space="preserve">Master Contract Alfresco No.: </w:t>
      </w:r>
      <w:r w:rsidR="00297155" w:rsidRPr="00A351C3">
        <w:rPr>
          <w:b/>
          <w:bCs/>
          <w:i/>
          <w:iCs/>
          <w:color w:val="A20C33" w:themeColor="accent1"/>
        </w:rPr>
        <w:t>202056606</w:t>
      </w:r>
    </w:p>
    <w:p w14:paraId="2C7D5F63" w14:textId="77777777" w:rsidR="00AC678D" w:rsidRPr="00A351C3" w:rsidRDefault="00AC678D" w:rsidP="00AC678D">
      <w:pPr>
        <w:spacing w:after="0"/>
        <w:ind w:firstLine="720"/>
        <w:rPr>
          <w:b/>
          <w:bCs/>
          <w:i/>
          <w:iCs/>
          <w:color w:val="A20C33" w:themeColor="accent1"/>
        </w:rPr>
      </w:pPr>
      <w:r w:rsidRPr="00A351C3">
        <w:rPr>
          <w:b/>
          <w:bCs/>
          <w:i/>
          <w:iCs/>
          <w:color w:val="A20C33" w:themeColor="accent1"/>
        </w:rPr>
        <w:t>Task Order No. 2</w:t>
      </w:r>
    </w:p>
    <w:p w14:paraId="60C12A2F" w14:textId="623C7F8B" w:rsidR="00AC678D" w:rsidRPr="00A351C3" w:rsidRDefault="00AC678D" w:rsidP="00AC678D">
      <w:pPr>
        <w:spacing w:after="0"/>
        <w:ind w:firstLine="720"/>
        <w:rPr>
          <w:b/>
          <w:bCs/>
          <w:i/>
          <w:iCs/>
          <w:color w:val="A20C33" w:themeColor="accent1"/>
        </w:rPr>
      </w:pPr>
      <w:r w:rsidRPr="00A351C3">
        <w:rPr>
          <w:b/>
          <w:bCs/>
          <w:i/>
          <w:iCs/>
          <w:color w:val="A20C33" w:themeColor="accent1"/>
        </w:rPr>
        <w:t xml:space="preserve">Task Order Alfresco No.: </w:t>
      </w:r>
      <w:r w:rsidR="00297155" w:rsidRPr="00A351C3">
        <w:rPr>
          <w:b/>
          <w:bCs/>
          <w:i/>
          <w:iCs/>
          <w:color w:val="A20C33" w:themeColor="accent1"/>
        </w:rPr>
        <w:t>PO-00120141</w:t>
      </w:r>
    </w:p>
    <w:p w14:paraId="6D7C4961" w14:textId="67FE75C3" w:rsidR="00AC678D" w:rsidRPr="00A351C3" w:rsidRDefault="00AC678D" w:rsidP="00AC678D">
      <w:pPr>
        <w:spacing w:after="0"/>
        <w:ind w:firstLine="720"/>
        <w:rPr>
          <w:b/>
          <w:bCs/>
          <w:i/>
          <w:iCs/>
          <w:color w:val="A20C33" w:themeColor="accent1"/>
        </w:rPr>
      </w:pPr>
      <w:r w:rsidRPr="00A351C3">
        <w:rPr>
          <w:b/>
          <w:bCs/>
          <w:i/>
          <w:iCs/>
          <w:color w:val="A20C33" w:themeColor="accent1"/>
        </w:rPr>
        <w:t>Amendment #</w:t>
      </w:r>
      <w:r w:rsidR="0039456D">
        <w:rPr>
          <w:b/>
          <w:bCs/>
          <w:i/>
          <w:iCs/>
          <w:color w:val="A20C33" w:themeColor="accent1"/>
        </w:rPr>
        <w:t>4</w:t>
      </w:r>
    </w:p>
    <w:p w14:paraId="18338EF7" w14:textId="43E203FB" w:rsidR="003103FE" w:rsidRPr="00A351C3" w:rsidRDefault="004A2674" w:rsidP="00B71399">
      <w:r w:rsidRPr="00A351C3">
        <w:br/>
      </w:r>
      <w:r w:rsidR="00AC678D" w:rsidRPr="00A351C3">
        <w:t>Dear M</w:t>
      </w:r>
      <w:r w:rsidR="006F1D3C">
        <w:t>r</w:t>
      </w:r>
      <w:r w:rsidR="00AC678D" w:rsidRPr="00A351C3">
        <w:t xml:space="preserve">. </w:t>
      </w:r>
      <w:r w:rsidR="0039456D">
        <w:t>Marfitano</w:t>
      </w:r>
      <w:r w:rsidR="00AC678D" w:rsidRPr="00A351C3">
        <w:t>:</w:t>
      </w:r>
    </w:p>
    <w:p w14:paraId="57DD6021" w14:textId="5052EBF9" w:rsidR="00AC678D" w:rsidRPr="00A351C3" w:rsidRDefault="00AC678D" w:rsidP="00AC678D">
      <w:pPr>
        <w:jc w:val="both"/>
        <w:rPr>
          <w:rFonts w:ascii="Arial" w:hAnsi="Arial" w:cs="Arial"/>
        </w:rPr>
      </w:pPr>
      <w:r w:rsidRPr="00A351C3">
        <w:rPr>
          <w:rFonts w:ascii="Arial" w:hAnsi="Arial" w:cs="Arial"/>
          <w:b/>
        </w:rPr>
        <w:t>Kimley-Horn and Associates, Inc.</w:t>
      </w:r>
      <w:r w:rsidRPr="00A351C3">
        <w:rPr>
          <w:rFonts w:ascii="Arial" w:hAnsi="Arial" w:cs="Arial"/>
        </w:rPr>
        <w:t xml:space="preserve"> (the “Consultant” or “Kimley-Horn”) is pleased to submit this Amendment to modify the agreement dated August 15, 20</w:t>
      </w:r>
      <w:r w:rsidR="00297155" w:rsidRPr="00A351C3">
        <w:rPr>
          <w:rFonts w:ascii="Arial" w:hAnsi="Arial" w:cs="Arial"/>
        </w:rPr>
        <w:t>22</w:t>
      </w:r>
      <w:r w:rsidRPr="00A351C3">
        <w:rPr>
          <w:rFonts w:ascii="Arial" w:hAnsi="Arial" w:cs="Arial"/>
        </w:rPr>
        <w:t xml:space="preserve"> (the “Agreement”) with the </w:t>
      </w:r>
      <w:r w:rsidRPr="00A351C3">
        <w:rPr>
          <w:rFonts w:ascii="Arial" w:hAnsi="Arial" w:cs="Arial"/>
          <w:b/>
        </w:rPr>
        <w:t>City and County of Denver</w:t>
      </w:r>
      <w:r w:rsidRPr="00A351C3">
        <w:rPr>
          <w:rFonts w:ascii="Arial" w:hAnsi="Arial" w:cs="Arial"/>
        </w:rPr>
        <w:t xml:space="preserve"> (the “Client” or “CCD”) for the </w:t>
      </w:r>
      <w:r w:rsidR="00297155" w:rsidRPr="00A351C3">
        <w:rPr>
          <w:rFonts w:ascii="Arial" w:hAnsi="Arial" w:cs="Arial"/>
        </w:rPr>
        <w:t>W Alameda Lane Reduction Project</w:t>
      </w:r>
      <w:r w:rsidRPr="00A351C3">
        <w:rPr>
          <w:rFonts w:ascii="Arial" w:hAnsi="Arial" w:cs="Arial"/>
        </w:rPr>
        <w:t xml:space="preserve"> for </w:t>
      </w:r>
      <w:r w:rsidR="00297155" w:rsidRPr="00A351C3">
        <w:rPr>
          <w:rFonts w:ascii="Arial" w:hAnsi="Arial" w:cs="Arial"/>
        </w:rPr>
        <w:t xml:space="preserve">the Department of Transportation and Infrastructure </w:t>
      </w:r>
      <w:r w:rsidRPr="00A351C3">
        <w:rPr>
          <w:rFonts w:ascii="Arial" w:hAnsi="Arial" w:cs="Arial"/>
        </w:rPr>
        <w:t xml:space="preserve">in Denver, Colorado (the “Project”).  Kimley-Horn has entered into the Agreement with Client for the furnishing of professional services, and the parties now desire to amend the Agreement.   </w:t>
      </w:r>
    </w:p>
    <w:p w14:paraId="181B52A7" w14:textId="2B7AB23E" w:rsidR="00A11A3B" w:rsidRPr="00A351C3" w:rsidRDefault="00A11A3B" w:rsidP="00A11A3B">
      <w:pPr>
        <w:jc w:val="both"/>
        <w:rPr>
          <w:rFonts w:ascii="Arial" w:hAnsi="Arial" w:cs="Arial"/>
        </w:rPr>
      </w:pPr>
      <w:r w:rsidRPr="00A351C3">
        <w:rPr>
          <w:rFonts w:ascii="Arial" w:hAnsi="Arial" w:cs="Arial"/>
        </w:rPr>
        <w:t xml:space="preserve">Therefore, it is mutually agreed that the Agreement is amended to include </w:t>
      </w:r>
      <w:r w:rsidR="004E6AE3" w:rsidRPr="00A351C3">
        <w:rPr>
          <w:rFonts w:ascii="Arial" w:hAnsi="Arial" w:cs="Arial"/>
        </w:rPr>
        <w:t xml:space="preserve">additional services for the </w:t>
      </w:r>
      <w:r w:rsidR="007F5CAA" w:rsidRPr="00A351C3">
        <w:rPr>
          <w:rFonts w:ascii="Arial" w:hAnsi="Arial" w:cs="Arial"/>
        </w:rPr>
        <w:t>project</w:t>
      </w:r>
      <w:r w:rsidR="004E6AE3" w:rsidRPr="00A351C3">
        <w:rPr>
          <w:rFonts w:ascii="Arial" w:hAnsi="Arial" w:cs="Arial"/>
        </w:rPr>
        <w:t xml:space="preserve"> </w:t>
      </w:r>
      <w:r w:rsidRPr="00A351C3">
        <w:rPr>
          <w:rFonts w:ascii="Arial" w:hAnsi="Arial" w:cs="Arial"/>
        </w:rPr>
        <w:t xml:space="preserve">as set forth below.  The parties ratify the terms and conditions of the Agreement not inconsistent with this Amendment, all of which are incorporated by reference.  </w:t>
      </w:r>
    </w:p>
    <w:p w14:paraId="549316BB" w14:textId="7C069D79" w:rsidR="00133C78" w:rsidRPr="00133C78" w:rsidRDefault="00133C78" w:rsidP="00133C78">
      <w:pPr>
        <w:pStyle w:val="Heading1"/>
      </w:pPr>
      <w:r>
        <w:t>Project Understanding</w:t>
      </w:r>
    </w:p>
    <w:p w14:paraId="2944B467" w14:textId="384A2474" w:rsidR="00133C78" w:rsidRDefault="00DD37E8" w:rsidP="00DD37E8">
      <w:pPr>
        <w:pStyle w:val="ListBullet3"/>
        <w:ind w:left="720"/>
      </w:pPr>
      <w:r>
        <w:t>City desires update of previous analysis and final design efforts for an alternative consisting of one (1) westbound through travel lane, one (1) turn lane/median, and two (2) eastbound through travel lanes</w:t>
      </w:r>
    </w:p>
    <w:p w14:paraId="7A94A43E" w14:textId="2D2F700B" w:rsidR="00DD37E8" w:rsidRDefault="00DD37E8" w:rsidP="00DD37E8">
      <w:pPr>
        <w:pStyle w:val="ListBullet3"/>
        <w:ind w:left="720"/>
      </w:pPr>
      <w:r>
        <w:t xml:space="preserve">Intersection improvements at Alameda Ave &amp; Franklin St included in </w:t>
      </w:r>
      <w:r w:rsidR="006939CB">
        <w:t xml:space="preserve">2021 Pedestrian Program Intersection Improvements PRJ-10002820/310/50/501100 dated 7/18/2022 prepared by Muller Engineering Company are to be designed and constructed by others and will not be included in the Alameda Lane Reduction final design </w:t>
      </w:r>
      <w:commentRangeStart w:id="0"/>
      <w:r w:rsidR="006939CB">
        <w:t>plans</w:t>
      </w:r>
      <w:commentRangeEnd w:id="0"/>
      <w:r w:rsidR="00FC7B27">
        <w:rPr>
          <w:rStyle w:val="CommentReference"/>
          <w:color w:val="auto"/>
        </w:rPr>
        <w:commentReference w:id="0"/>
      </w:r>
    </w:p>
    <w:p w14:paraId="06132E5B" w14:textId="66B2AF70" w:rsidR="00DD37E8" w:rsidRPr="00DD37E8" w:rsidRDefault="00DD37E8" w:rsidP="00DD37E8">
      <w:pPr>
        <w:pStyle w:val="ListBullet3"/>
        <w:ind w:left="720"/>
      </w:pPr>
      <w:r>
        <w:t>City desires a revised approach to the traffic analysis, safety analysis, final design, and public engagement tasks as noted in the scope of services below</w:t>
      </w:r>
    </w:p>
    <w:p w14:paraId="03D86BA1" w14:textId="203841E5" w:rsidR="004E6AE3" w:rsidRPr="00A351C3" w:rsidRDefault="004E6AE3" w:rsidP="004E6AE3">
      <w:pPr>
        <w:pStyle w:val="Heading1"/>
      </w:pPr>
      <w:r w:rsidRPr="00A351C3">
        <w:t>Scope of Services</w:t>
      </w:r>
    </w:p>
    <w:p w14:paraId="7273D513" w14:textId="18A0FBAB" w:rsidR="0039456D" w:rsidRPr="0039456D" w:rsidRDefault="000C3B97"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1</w:t>
      </w:r>
      <w:r w:rsidR="0039456D" w:rsidRPr="0039456D">
        <w:rPr>
          <w:rFonts w:ascii="Arial" w:eastAsia="MS Gothic" w:hAnsi="Arial" w:cs="Times New Roman"/>
          <w:b/>
          <w:bCs/>
          <w:caps/>
          <w:color w:val="A20C33" w:themeColor="accent1"/>
          <w:spacing w:val="20"/>
          <w:sz w:val="24"/>
          <w:szCs w:val="24"/>
        </w:rPr>
        <w:tab/>
        <w:t>Project Management and meetings</w:t>
      </w:r>
    </w:p>
    <w:p w14:paraId="60C241D2" w14:textId="77777777" w:rsidR="0039456D" w:rsidRPr="0039456D" w:rsidRDefault="0039456D" w:rsidP="0039456D">
      <w:pPr>
        <w:keepLines/>
        <w:spacing w:before="200" w:after="0"/>
        <w:outlineLvl w:val="2"/>
        <w:rPr>
          <w:rFonts w:ascii="Arial" w:eastAsia="MS Gothic" w:hAnsi="Arial" w:cs="Times New Roman"/>
          <w:b/>
          <w:bCs/>
          <w:color w:val="2F2F2F" w:themeColor="text1" w:themeShade="BF"/>
          <w:sz w:val="22"/>
        </w:rPr>
      </w:pPr>
      <w:r w:rsidRPr="0039456D">
        <w:rPr>
          <w:rFonts w:ascii="Arial" w:eastAsia="MS Gothic" w:hAnsi="Arial" w:cs="Times New Roman"/>
          <w:b/>
          <w:bCs/>
          <w:color w:val="2F2F2F" w:themeColor="text1" w:themeShade="BF"/>
          <w:sz w:val="22"/>
        </w:rPr>
        <w:t>Project Coordination/Meetings</w:t>
      </w:r>
    </w:p>
    <w:p w14:paraId="72B9758D" w14:textId="285B8A06" w:rsidR="0039456D" w:rsidRDefault="0039456D" w:rsidP="00F833AB">
      <w:pPr>
        <w:pStyle w:val="ListBullet3"/>
        <w:ind w:left="720"/>
      </w:pPr>
      <w:r>
        <w:t>Kickoff Meeting (up to one [1])</w:t>
      </w:r>
    </w:p>
    <w:p w14:paraId="2F48C54C" w14:textId="7C52C318" w:rsidR="0039456D" w:rsidRPr="00EB6FCF" w:rsidRDefault="00947FBD" w:rsidP="00F833AB">
      <w:pPr>
        <w:pStyle w:val="ListBullet3"/>
        <w:ind w:left="720"/>
      </w:pPr>
      <w:r w:rsidRPr="00EB6FCF">
        <w:t xml:space="preserve">City </w:t>
      </w:r>
      <w:r w:rsidR="0039456D" w:rsidRPr="00EB6FCF">
        <w:t xml:space="preserve">Coordination Meetings (up to </w:t>
      </w:r>
      <w:r w:rsidR="00EB6FCF" w:rsidRPr="00EB6FCF">
        <w:t>nine</w:t>
      </w:r>
      <w:r w:rsidR="0039456D" w:rsidRPr="00EB6FCF">
        <w:t xml:space="preserve"> [</w:t>
      </w:r>
      <w:r w:rsidR="00EB6FCF" w:rsidRPr="00EB6FCF">
        <w:t>9</w:t>
      </w:r>
      <w:r w:rsidR="0039456D" w:rsidRPr="00EB6FCF">
        <w:t>])</w:t>
      </w:r>
    </w:p>
    <w:p w14:paraId="6F7C2D93" w14:textId="545F9F10" w:rsidR="00947FBD" w:rsidRPr="00EB6FCF" w:rsidRDefault="00947FBD" w:rsidP="00947FBD">
      <w:pPr>
        <w:pStyle w:val="ListBullet3"/>
        <w:ind w:left="720"/>
      </w:pPr>
      <w:r w:rsidRPr="00EB6FCF">
        <w:t>Stakeholder Meetings (up to two [2])</w:t>
      </w:r>
    </w:p>
    <w:p w14:paraId="0B8BB171" w14:textId="0A039A8D" w:rsidR="000C3B97" w:rsidRPr="00EB6FCF" w:rsidRDefault="000C3B97" w:rsidP="00F833AB">
      <w:pPr>
        <w:pStyle w:val="ListBullet3"/>
        <w:ind w:left="720"/>
      </w:pPr>
      <w:r w:rsidRPr="00EB6FCF">
        <w:lastRenderedPageBreak/>
        <w:t xml:space="preserve">Project Oversight and Management (assuming </w:t>
      </w:r>
      <w:r w:rsidR="00EB6FCF" w:rsidRPr="00EB6FCF">
        <w:t xml:space="preserve">a </w:t>
      </w:r>
      <w:proofErr w:type="gramStart"/>
      <w:r w:rsidR="00EB6FCF" w:rsidRPr="00EB6FCF">
        <w:t xml:space="preserve">nine [9] </w:t>
      </w:r>
      <w:r w:rsidRPr="00EB6FCF">
        <w:t>month</w:t>
      </w:r>
      <w:proofErr w:type="gramEnd"/>
      <w:r w:rsidRPr="00EB6FCF">
        <w:t xml:space="preserve"> schedule)</w:t>
      </w:r>
    </w:p>
    <w:p w14:paraId="5F42391B" w14:textId="3FDAA03F" w:rsidR="0039456D" w:rsidRPr="0039456D" w:rsidRDefault="0092209C"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2</w:t>
      </w:r>
      <w:r w:rsidR="0039456D" w:rsidRPr="0039456D">
        <w:rPr>
          <w:rFonts w:ascii="Arial" w:eastAsia="MS Gothic" w:hAnsi="Arial" w:cs="Times New Roman"/>
          <w:b/>
          <w:bCs/>
          <w:caps/>
          <w:color w:val="A20C33" w:themeColor="accent1"/>
          <w:spacing w:val="20"/>
          <w:sz w:val="24"/>
          <w:szCs w:val="24"/>
        </w:rPr>
        <w:tab/>
        <w:t>data collection</w:t>
      </w:r>
    </w:p>
    <w:p w14:paraId="0A95A66A" w14:textId="475545C5" w:rsidR="0039456D" w:rsidRPr="0039456D" w:rsidRDefault="0039456D" w:rsidP="0039456D">
      <w:pPr>
        <w:keepLines/>
        <w:spacing w:before="200" w:after="0"/>
        <w:outlineLvl w:val="2"/>
        <w:rPr>
          <w:rFonts w:ascii="Arial" w:eastAsia="MS Gothic" w:hAnsi="Arial" w:cs="Times New Roman"/>
          <w:b/>
          <w:bCs/>
          <w:color w:val="2F2F2F" w:themeColor="text1" w:themeShade="BF"/>
          <w:sz w:val="22"/>
        </w:rPr>
      </w:pPr>
      <w:r w:rsidRPr="0039456D">
        <w:rPr>
          <w:rFonts w:ascii="Arial" w:eastAsia="MS Gothic" w:hAnsi="Arial" w:cs="Times New Roman"/>
          <w:b/>
          <w:bCs/>
          <w:color w:val="2F2F2F" w:themeColor="text1" w:themeShade="BF"/>
          <w:sz w:val="22"/>
        </w:rPr>
        <w:t>Traffic Counts</w:t>
      </w:r>
    </w:p>
    <w:p w14:paraId="4742BCBB" w14:textId="1FE65AD5" w:rsidR="00133C78" w:rsidRPr="00CA193A" w:rsidRDefault="05AE0751" w:rsidP="25D7FEB9">
      <w:pPr>
        <w:pStyle w:val="ListBullet3"/>
        <w:ind w:left="720"/>
        <w:rPr>
          <w:rFonts w:cs="Arial"/>
        </w:rPr>
      </w:pPr>
      <w:commentRangeStart w:id="1"/>
      <w:commentRangeStart w:id="2"/>
      <w:r w:rsidRPr="00CA193A">
        <w:rPr>
          <w:rFonts w:cs="Arial"/>
        </w:rPr>
        <w:t xml:space="preserve">24-Hour ADT Counts (up to </w:t>
      </w:r>
      <w:r w:rsidR="00662830" w:rsidRPr="00CA193A">
        <w:rPr>
          <w:rFonts w:cs="Arial"/>
        </w:rPr>
        <w:t>three [3]</w:t>
      </w:r>
      <w:r w:rsidRPr="00CA193A">
        <w:rPr>
          <w:rFonts w:cs="Arial"/>
        </w:rPr>
        <w:t xml:space="preserve"> locations)</w:t>
      </w:r>
      <w:commentRangeEnd w:id="1"/>
      <w:r w:rsidR="00CA193A" w:rsidRPr="00CA193A">
        <w:rPr>
          <w:rStyle w:val="CommentReference"/>
          <w:color w:val="auto"/>
        </w:rPr>
        <w:commentReference w:id="1"/>
      </w:r>
      <w:commentRangeEnd w:id="2"/>
      <w:r w:rsidR="0004529A">
        <w:rPr>
          <w:rStyle w:val="CommentReference"/>
          <w:color w:val="auto"/>
        </w:rPr>
        <w:commentReference w:id="2"/>
      </w:r>
    </w:p>
    <w:p w14:paraId="634D00A7" w14:textId="428443F1" w:rsidR="57033BE6" w:rsidRPr="00CA193A" w:rsidRDefault="57033BE6" w:rsidP="25D7FEB9">
      <w:pPr>
        <w:pStyle w:val="ListBullet3"/>
        <w:ind w:left="720"/>
        <w:rPr>
          <w:rFonts w:cs="Arial"/>
        </w:rPr>
      </w:pPr>
      <w:r w:rsidRPr="00CA193A">
        <w:rPr>
          <w:rFonts w:cs="Arial"/>
        </w:rPr>
        <w:t>Peak hour turning movement counts (AM and PM) at Virginia Ave &amp; Downing St</w:t>
      </w:r>
      <w:r w:rsidR="669BD759" w:rsidRPr="00CA193A">
        <w:rPr>
          <w:rFonts w:cs="Arial"/>
        </w:rPr>
        <w:t xml:space="preserve"> intersection</w:t>
      </w:r>
    </w:p>
    <w:p w14:paraId="583761BB" w14:textId="5CE1D709" w:rsidR="0039456D" w:rsidRPr="0039456D" w:rsidRDefault="00D737D8" w:rsidP="00D737D8">
      <w:pPr>
        <w:pStyle w:val="Heading3"/>
        <w:rPr>
          <w:rFonts w:eastAsia="Arial"/>
        </w:rPr>
      </w:pPr>
      <w:r>
        <w:rPr>
          <w:rFonts w:eastAsia="Arial"/>
        </w:rPr>
        <w:t>Crash Data</w:t>
      </w:r>
    </w:p>
    <w:p w14:paraId="5FAD35B9" w14:textId="1BAB8685" w:rsidR="0039456D" w:rsidRPr="0039456D" w:rsidRDefault="0DB66DAF" w:rsidP="00F833AB">
      <w:pPr>
        <w:pStyle w:val="ListBullet3"/>
        <w:ind w:left="720"/>
      </w:pPr>
      <w:r>
        <w:t xml:space="preserve">Kimley-Horn will gather </w:t>
      </w:r>
      <w:r w:rsidR="135CB51C">
        <w:t xml:space="preserve">recent </w:t>
      </w:r>
      <w:r>
        <w:t>crash reports provided by DOTI</w:t>
      </w:r>
    </w:p>
    <w:p w14:paraId="7FF7AB03" w14:textId="4F4145D2" w:rsidR="0039456D" w:rsidRPr="0039456D" w:rsidRDefault="00540CE5"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3</w:t>
      </w:r>
      <w:r w:rsidR="0039456D" w:rsidRPr="0039456D">
        <w:rPr>
          <w:rFonts w:ascii="Arial" w:eastAsia="MS Gothic" w:hAnsi="Arial" w:cs="Times New Roman"/>
          <w:b/>
          <w:bCs/>
          <w:caps/>
          <w:color w:val="A20C33" w:themeColor="accent1"/>
          <w:spacing w:val="20"/>
          <w:sz w:val="24"/>
          <w:szCs w:val="24"/>
        </w:rPr>
        <w:tab/>
        <w:t>Traffic and Safety Analysis and Evaluation</w:t>
      </w:r>
    </w:p>
    <w:p w14:paraId="5B68930A" w14:textId="64AC15EC" w:rsidR="0039456D" w:rsidRPr="0039456D" w:rsidRDefault="0039456D" w:rsidP="0039456D">
      <w:pPr>
        <w:keepLines/>
        <w:spacing w:before="200" w:after="0"/>
        <w:outlineLvl w:val="2"/>
        <w:rPr>
          <w:rFonts w:ascii="Arial" w:eastAsia="MS Gothic" w:hAnsi="Arial" w:cs="Times New Roman"/>
          <w:b/>
          <w:bCs/>
          <w:color w:val="2F2F2F" w:themeColor="text1" w:themeShade="BF"/>
          <w:sz w:val="22"/>
        </w:rPr>
      </w:pPr>
      <w:r w:rsidRPr="0039456D">
        <w:rPr>
          <w:rFonts w:ascii="Arial" w:eastAsia="MS Gothic" w:hAnsi="Arial" w:cs="Times New Roman"/>
          <w:b/>
          <w:bCs/>
          <w:color w:val="2F2F2F" w:themeColor="text1" w:themeShade="BF"/>
          <w:sz w:val="22"/>
        </w:rPr>
        <w:t>Traffic Analysis</w:t>
      </w:r>
    </w:p>
    <w:p w14:paraId="6D77A9EC" w14:textId="3E8BC9B5" w:rsidR="00540CE5" w:rsidRDefault="00540CE5" w:rsidP="00F833AB">
      <w:pPr>
        <w:pStyle w:val="ListBullet3"/>
        <w:ind w:left="720"/>
      </w:pPr>
      <w:r>
        <w:t>Utilize previously developed model</w:t>
      </w:r>
      <w:r w:rsidR="00F833AB">
        <w:t>; no re-calibration</w:t>
      </w:r>
      <w:r w:rsidR="00E51D38">
        <w:t xml:space="preserve"> is anticipated or included</w:t>
      </w:r>
    </w:p>
    <w:p w14:paraId="74DAEB66" w14:textId="18B5070B" w:rsidR="00540CE5" w:rsidRDefault="00540CE5" w:rsidP="00F833AB">
      <w:pPr>
        <w:pStyle w:val="ListBullet3"/>
        <w:ind w:left="720"/>
      </w:pPr>
      <w:r>
        <w:t>Re-evaluate alternative identified in Project Understanding</w:t>
      </w:r>
    </w:p>
    <w:p w14:paraId="579C1353" w14:textId="42D1F553" w:rsidR="00540CE5" w:rsidRDefault="00540CE5" w:rsidP="00F833AB">
      <w:pPr>
        <w:pStyle w:val="ListBullet3"/>
        <w:ind w:left="720"/>
      </w:pPr>
      <w:r>
        <w:t>Analysis to consider</w:t>
      </w:r>
      <w:r w:rsidR="00E51D38">
        <w:t xml:space="preserve"> and confirm</w:t>
      </w:r>
      <w:r>
        <w:t>:</w:t>
      </w:r>
    </w:p>
    <w:p w14:paraId="056F9C92" w14:textId="2B3FF4B8" w:rsidR="00540CE5" w:rsidRDefault="00E51D38" w:rsidP="00540CE5">
      <w:pPr>
        <w:pStyle w:val="ListBullet2"/>
      </w:pPr>
      <w:r>
        <w:t>Anticipated t</w:t>
      </w:r>
      <w:r w:rsidR="00540CE5">
        <w:t>raffic diversion</w:t>
      </w:r>
      <w:r w:rsidR="00634EBB">
        <w:t xml:space="preserve">, </w:t>
      </w:r>
      <w:r w:rsidR="00A87F7A">
        <w:t>queueing</w:t>
      </w:r>
      <w:r w:rsidR="00634EBB">
        <w:t>, delay</w:t>
      </w:r>
      <w:r w:rsidR="00F833AB">
        <w:t xml:space="preserve"> </w:t>
      </w:r>
      <w:r>
        <w:t xml:space="preserve">and impacts to </w:t>
      </w:r>
      <w:r w:rsidR="00634EBB">
        <w:t>the project corridor, project intersections, and adjacent facilities</w:t>
      </w:r>
    </w:p>
    <w:p w14:paraId="00893A2B" w14:textId="4ED935F8" w:rsidR="00F833AB" w:rsidRDefault="00F833AB" w:rsidP="00540CE5">
      <w:pPr>
        <w:pStyle w:val="ListBullet2"/>
      </w:pPr>
      <w:r>
        <w:t xml:space="preserve">Individual </w:t>
      </w:r>
      <w:r w:rsidR="00A87F7A">
        <w:t xml:space="preserve">intersection </w:t>
      </w:r>
      <w:r>
        <w:t>spot treatment/interventions to ensure recommendations are consistent with crash and traffic conditions</w:t>
      </w:r>
    </w:p>
    <w:p w14:paraId="1F3F8AAF" w14:textId="61ABF6EB" w:rsidR="00E51D38" w:rsidRDefault="00E51D38" w:rsidP="00540CE5">
      <w:pPr>
        <w:pStyle w:val="ListBullet2"/>
      </w:pPr>
      <w:r>
        <w:t xml:space="preserve">Recommended corridor traffic signal </w:t>
      </w:r>
      <w:commentRangeStart w:id="3"/>
      <w:r>
        <w:t>timing</w:t>
      </w:r>
      <w:commentRangeEnd w:id="3"/>
      <w:r w:rsidR="000513ED">
        <w:rPr>
          <w:rStyle w:val="CommentReference"/>
          <w:color w:val="auto"/>
        </w:rPr>
        <w:commentReference w:id="3"/>
      </w:r>
    </w:p>
    <w:p w14:paraId="1EABCC41" w14:textId="59DA4C69" w:rsidR="00E51D38" w:rsidRPr="00540CE5" w:rsidRDefault="00E51D38" w:rsidP="00540CE5">
      <w:pPr>
        <w:pStyle w:val="ListBullet2"/>
      </w:pPr>
      <w:r>
        <w:t xml:space="preserve">Existing and proposed intersection conditions and recommendations at Virginia Ave &amp; Downing </w:t>
      </w:r>
      <w:commentRangeStart w:id="4"/>
      <w:r>
        <w:t>St</w:t>
      </w:r>
      <w:commentRangeEnd w:id="4"/>
      <w:r w:rsidR="00E66E3D">
        <w:rPr>
          <w:rStyle w:val="CommentReference"/>
          <w:color w:val="auto"/>
        </w:rPr>
        <w:commentReference w:id="4"/>
      </w:r>
    </w:p>
    <w:p w14:paraId="764E5DD8" w14:textId="668D4CA2" w:rsidR="00540CE5" w:rsidRPr="00E51D38" w:rsidRDefault="00A87F7A" w:rsidP="00E51D38">
      <w:pPr>
        <w:keepLines/>
        <w:spacing w:before="200" w:after="0"/>
        <w:outlineLvl w:val="2"/>
        <w:rPr>
          <w:rFonts w:ascii="Arial" w:eastAsia="MS Gothic" w:hAnsi="Arial" w:cs="Times New Roman"/>
          <w:b/>
          <w:bCs/>
          <w:color w:val="2F2F2F" w:themeColor="text1" w:themeShade="BF"/>
          <w:sz w:val="22"/>
        </w:rPr>
      </w:pPr>
      <w:r>
        <w:rPr>
          <w:rFonts w:ascii="Arial" w:eastAsia="MS Gothic" w:hAnsi="Arial" w:cs="Times New Roman"/>
          <w:b/>
          <w:bCs/>
          <w:color w:val="2F2F2F" w:themeColor="text1" w:themeShade="BF"/>
          <w:sz w:val="22"/>
        </w:rPr>
        <w:t xml:space="preserve">Crash and </w:t>
      </w:r>
      <w:r w:rsidR="00E51D38" w:rsidRPr="00E51D38">
        <w:rPr>
          <w:rFonts w:ascii="Arial" w:eastAsia="MS Gothic" w:hAnsi="Arial" w:cs="Times New Roman"/>
          <w:b/>
          <w:bCs/>
          <w:color w:val="2F2F2F" w:themeColor="text1" w:themeShade="BF"/>
          <w:sz w:val="22"/>
        </w:rPr>
        <w:t>Safety Analysis</w:t>
      </w:r>
    </w:p>
    <w:p w14:paraId="3E4939DA" w14:textId="0B9CE133" w:rsidR="00540CE5" w:rsidRPr="00C37995" w:rsidRDefault="00A87F7A" w:rsidP="00A87F7A">
      <w:pPr>
        <w:pStyle w:val="ListBullet3"/>
        <w:ind w:left="720"/>
      </w:pPr>
      <w:r w:rsidRPr="00C37995">
        <w:t>Review of crash patterns</w:t>
      </w:r>
      <w:ins w:id="5" w:author="Marfitano, Steven C. - DOTI CE0397 Engineer" w:date="2025-09-11T16:57:00Z" w16du:dateUtc="2025-09-11T22:57:00Z">
        <w:r w:rsidR="008D5488">
          <w:t>, crash reduction factors (CRFs)</w:t>
        </w:r>
      </w:ins>
      <w:r w:rsidRPr="00C37995">
        <w:t xml:space="preserve"> and </w:t>
      </w:r>
      <w:del w:id="6" w:author="Marfitano, Steven C. - DOTI CE0397 Engineer" w:date="2025-09-11T16:58:00Z" w16du:dateUtc="2025-09-11T22:58:00Z">
        <w:r w:rsidRPr="00C37995" w:rsidDel="008D5488">
          <w:delText xml:space="preserve">completion </w:delText>
        </w:r>
      </w:del>
      <w:ins w:id="7" w:author="Marfitano, Steven C. - DOTI CE0397 Engineer" w:date="2025-09-11T16:58:00Z" w16du:dateUtc="2025-09-11T22:58:00Z">
        <w:r w:rsidR="008D5488">
          <w:t>validation</w:t>
        </w:r>
        <w:r w:rsidR="008D5488" w:rsidRPr="00C37995">
          <w:t xml:space="preserve"> </w:t>
        </w:r>
      </w:ins>
      <w:r w:rsidRPr="00C37995">
        <w:t xml:space="preserve">of </w:t>
      </w:r>
      <w:ins w:id="8" w:author="Marfitano, Steven C. - DOTI CE0397 Engineer" w:date="2025-09-11T16:58:00Z" w16du:dateUtc="2025-09-11T22:58:00Z">
        <w:r w:rsidR="008D5488">
          <w:t xml:space="preserve">draft DOTI </w:t>
        </w:r>
      </w:ins>
      <w:r w:rsidRPr="00C37995">
        <w:t>analysis</w:t>
      </w:r>
    </w:p>
    <w:p w14:paraId="4AEF4133" w14:textId="0C5906E0" w:rsidR="00A87F7A" w:rsidRPr="00C37995" w:rsidRDefault="00A87F7A" w:rsidP="00A87F7A">
      <w:pPr>
        <w:pStyle w:val="ListBullet3"/>
        <w:ind w:left="720"/>
      </w:pPr>
      <w:r w:rsidRPr="00C37995">
        <w:t>Summary of specific mitigations for crash patterns and confirmation of individual intersection treatment/interventions</w:t>
      </w:r>
    </w:p>
    <w:p w14:paraId="3A2E42D7" w14:textId="744A71EC" w:rsidR="00A87F7A" w:rsidRPr="00C37995" w:rsidRDefault="10575B40" w:rsidP="00A87F7A">
      <w:pPr>
        <w:pStyle w:val="ListBullet3"/>
        <w:ind w:left="720"/>
      </w:pPr>
      <w:del w:id="9" w:author="Marfitano, Steven C. - DOTI CE0397 Engineer" w:date="2025-09-11T16:58:00Z" w16du:dateUtc="2025-09-11T22:58:00Z">
        <w:r w:rsidDel="008D5488">
          <w:delText>Apply</w:delText>
        </w:r>
        <w:r w:rsidR="61371DF9" w:rsidDel="008D5488">
          <w:delText xml:space="preserve"> Crash Reduction Factors (CRFs)</w:delText>
        </w:r>
        <w:r w:rsidR="1C2C358E" w:rsidDel="008D5488">
          <w:delText xml:space="preserve"> </w:delText>
        </w:r>
        <w:r w:rsidR="008754D3" w:rsidDel="008D5488">
          <w:delText xml:space="preserve">for corridor and </w:delText>
        </w:r>
      </w:del>
      <w:r w:rsidR="1C2C358E">
        <w:t>intersection treatment</w:t>
      </w:r>
      <w:r w:rsidR="7BA3B27D">
        <w:t>/interventions</w:t>
      </w:r>
    </w:p>
    <w:p w14:paraId="47BAE0F4" w14:textId="3EDF55FB" w:rsidR="00A87F7A" w:rsidRPr="00C37995" w:rsidRDefault="00A87F7A" w:rsidP="00A87F7A">
      <w:pPr>
        <w:pStyle w:val="ListBullet3"/>
        <w:ind w:left="720"/>
      </w:pPr>
      <w:r w:rsidRPr="00C37995">
        <w:t>Summar</w:t>
      </w:r>
      <w:ins w:id="10" w:author="Marfitano, Steven C. - DOTI CE0397 Engineer" w:date="2025-09-11T16:59:00Z" w16du:dateUtc="2025-09-11T22:59:00Z">
        <w:r w:rsidR="008D5488">
          <w:t>ize</w:t>
        </w:r>
      </w:ins>
      <w:del w:id="11" w:author="Marfitano, Steven C. - DOTI CE0397 Engineer" w:date="2025-09-11T16:59:00Z" w16du:dateUtc="2025-09-11T22:59:00Z">
        <w:r w:rsidRPr="00C37995" w:rsidDel="008D5488">
          <w:delText>y</w:delText>
        </w:r>
      </w:del>
      <w:r w:rsidRPr="00C37995">
        <w:t xml:space="preserve"> in memorandum</w:t>
      </w:r>
      <w:ins w:id="12" w:author="Marfitano, Steven C. - DOTI CE0397 Engineer" w:date="2025-09-11T16:58:00Z" w16du:dateUtc="2025-09-11T22:58:00Z">
        <w:r w:rsidR="008D5488">
          <w:t xml:space="preserve"> justifying each component of the final project and noti</w:t>
        </w:r>
      </w:ins>
      <w:ins w:id="13" w:author="Marfitano, Steven C. - DOTI CE0397 Engineer" w:date="2025-09-11T16:59:00Z" w16du:dateUtc="2025-09-11T22:59:00Z">
        <w:r w:rsidR="008D5488">
          <w:t>ng anticipated impacts.</w:t>
        </w:r>
      </w:ins>
    </w:p>
    <w:p w14:paraId="63D95991" w14:textId="79462BAC" w:rsidR="0039456D" w:rsidRPr="0039456D" w:rsidRDefault="00A87F7A" w:rsidP="0039456D">
      <w:pPr>
        <w:keepLines/>
        <w:spacing w:before="200" w:after="0"/>
        <w:outlineLvl w:val="1"/>
        <w:rPr>
          <w:rFonts w:ascii="Arial" w:eastAsia="MS Gothic" w:hAnsi="Arial" w:cs="Times New Roman"/>
          <w:b/>
          <w:bCs/>
          <w:caps/>
          <w:color w:val="A20C33" w:themeColor="accent1"/>
          <w:spacing w:val="20"/>
          <w:sz w:val="24"/>
          <w:szCs w:val="24"/>
        </w:rPr>
      </w:pPr>
      <w:r>
        <w:rPr>
          <w:rFonts w:ascii="Arial" w:eastAsia="MS Gothic" w:hAnsi="Arial" w:cs="Times New Roman"/>
          <w:b/>
          <w:bCs/>
          <w:caps/>
          <w:color w:val="A20C33" w:themeColor="accent1"/>
          <w:spacing w:val="20"/>
          <w:sz w:val="24"/>
          <w:szCs w:val="24"/>
        </w:rPr>
        <w:t xml:space="preserve">Revised </w:t>
      </w:r>
      <w:r w:rsidR="0039456D" w:rsidRPr="0039456D">
        <w:rPr>
          <w:rFonts w:ascii="Arial" w:eastAsia="MS Gothic" w:hAnsi="Arial" w:cs="Times New Roman"/>
          <w:b/>
          <w:bCs/>
          <w:caps/>
          <w:color w:val="A20C33" w:themeColor="accent1"/>
          <w:spacing w:val="20"/>
          <w:sz w:val="24"/>
          <w:szCs w:val="24"/>
        </w:rPr>
        <w:t>Task 5</w:t>
      </w:r>
      <w:r w:rsidR="0039456D" w:rsidRPr="0039456D">
        <w:rPr>
          <w:rFonts w:ascii="Arial" w:eastAsia="MS Gothic" w:hAnsi="Arial" w:cs="Times New Roman"/>
          <w:b/>
          <w:bCs/>
          <w:caps/>
          <w:color w:val="A20C33" w:themeColor="accent1"/>
          <w:spacing w:val="20"/>
          <w:sz w:val="24"/>
          <w:szCs w:val="24"/>
        </w:rPr>
        <w:tab/>
        <w:t xml:space="preserve">Public Engagement </w:t>
      </w:r>
    </w:p>
    <w:p w14:paraId="0746D1E5" w14:textId="77777777" w:rsidR="00C37995" w:rsidRDefault="00C37995" w:rsidP="00C37995">
      <w:pPr>
        <w:pStyle w:val="ListBullet3"/>
        <w:ind w:left="720"/>
      </w:pPr>
      <w:r>
        <w:t>Engagement efforts to be led by the City Community Designers with minimal support from Kimley-Horn</w:t>
      </w:r>
    </w:p>
    <w:p w14:paraId="3FF81537" w14:textId="77777777" w:rsidR="00C37995" w:rsidRDefault="00C37995" w:rsidP="00C37995">
      <w:pPr>
        <w:pStyle w:val="ListBullet3"/>
        <w:ind w:left="720"/>
      </w:pPr>
      <w:r>
        <w:t>Public Meeting not anticipated</w:t>
      </w:r>
    </w:p>
    <w:p w14:paraId="0A8C31B4" w14:textId="77777777" w:rsidR="00C37995" w:rsidRDefault="00C37995" w:rsidP="00C37995">
      <w:pPr>
        <w:pStyle w:val="ListBullet3"/>
        <w:ind w:left="720"/>
      </w:pPr>
      <w:r>
        <w:t xml:space="preserve">Kimley-Horn to support with content revisions for website and print </w:t>
      </w:r>
      <w:commentRangeStart w:id="14"/>
      <w:r>
        <w:t>materials</w:t>
      </w:r>
      <w:commentRangeEnd w:id="14"/>
      <w:r w:rsidR="00AE6EC8">
        <w:rPr>
          <w:rStyle w:val="CommentReference"/>
          <w:color w:val="auto"/>
        </w:rPr>
        <w:commentReference w:id="14"/>
      </w:r>
    </w:p>
    <w:p w14:paraId="3845AE45" w14:textId="77777777" w:rsidR="00C37995" w:rsidRDefault="00C37995" w:rsidP="0039456D">
      <w:pPr>
        <w:pStyle w:val="ListBullet3"/>
        <w:ind w:left="720"/>
      </w:pPr>
      <w:r>
        <w:t>Kimley-Horn to provide Spanish translation for engagement materials</w:t>
      </w:r>
    </w:p>
    <w:p w14:paraId="41DD4E3D" w14:textId="4A9B0618" w:rsidR="004E6AE3" w:rsidRPr="00A351C3" w:rsidRDefault="004E6AE3" w:rsidP="00C37995">
      <w:pPr>
        <w:pStyle w:val="Heading2"/>
      </w:pPr>
      <w:r w:rsidRPr="00A351C3">
        <w:t>Revised</w:t>
      </w:r>
      <w:bookmarkStart w:id="15" w:name="OLE_LINK94"/>
      <w:r w:rsidRPr="00A351C3">
        <w:t xml:space="preserve"> Task 6</w:t>
      </w:r>
      <w:r w:rsidR="0055099F">
        <w:tab/>
      </w:r>
      <w:r w:rsidR="00886A85" w:rsidRPr="00A351C3">
        <w:t xml:space="preserve">Final </w:t>
      </w:r>
      <w:commentRangeStart w:id="16"/>
      <w:r w:rsidR="00886A85" w:rsidRPr="00A351C3">
        <w:t>Design</w:t>
      </w:r>
      <w:commentRangeEnd w:id="16"/>
      <w:r w:rsidR="00E61782">
        <w:rPr>
          <w:rStyle w:val="CommentReference"/>
          <w:rFonts w:asciiTheme="minorHAnsi" w:eastAsiaTheme="minorHAnsi" w:hAnsiTheme="minorHAnsi" w:cstheme="minorBidi"/>
          <w:b w:val="0"/>
          <w:bCs w:val="0"/>
          <w:caps w:val="0"/>
          <w:color w:val="auto"/>
          <w:spacing w:val="0"/>
        </w:rPr>
        <w:commentReference w:id="16"/>
      </w:r>
      <w:r w:rsidRPr="00A351C3">
        <w:t xml:space="preserve"> </w:t>
      </w:r>
    </w:p>
    <w:p w14:paraId="217CECFE" w14:textId="5D846FE3" w:rsidR="006939CB" w:rsidRDefault="006939CB" w:rsidP="006939CB">
      <w:pPr>
        <w:pStyle w:val="ListBullet3"/>
        <w:ind w:left="720"/>
      </w:pPr>
      <w:bookmarkStart w:id="17" w:name="OLE_LINK95"/>
      <w:bookmarkEnd w:id="15"/>
      <w:r>
        <w:t>Previously prepared final design plans to be modified based on the Project Understanding and analysis completed in Revised Task 3</w:t>
      </w:r>
    </w:p>
    <w:p w14:paraId="384D8FEC" w14:textId="2D4E2952" w:rsidR="006939CB" w:rsidRDefault="006939CB" w:rsidP="006551CA">
      <w:pPr>
        <w:pStyle w:val="ListBullet3"/>
        <w:ind w:left="720"/>
      </w:pPr>
      <w:r>
        <w:t xml:space="preserve">Final design plans are anticipated to consist of the following </w:t>
      </w:r>
      <w:commentRangeStart w:id="18"/>
      <w:r>
        <w:t>sheets</w:t>
      </w:r>
      <w:commentRangeEnd w:id="18"/>
      <w:r w:rsidR="004E484F">
        <w:rPr>
          <w:rStyle w:val="CommentReference"/>
          <w:color w:val="auto"/>
        </w:rPr>
        <w:commentReference w:id="18"/>
      </w:r>
      <w:r>
        <w:t>:</w:t>
      </w:r>
    </w:p>
    <w:p w14:paraId="0B0226D6" w14:textId="657ED534" w:rsidR="006939CB" w:rsidRDefault="006939CB" w:rsidP="006939CB">
      <w:pPr>
        <w:pStyle w:val="ListBullet2"/>
      </w:pPr>
      <w:r>
        <w:lastRenderedPageBreak/>
        <w:t>Cover Sheet</w:t>
      </w:r>
      <w:r w:rsidR="006551CA">
        <w:t xml:space="preserve"> (up to one [1] sheet)</w:t>
      </w:r>
    </w:p>
    <w:p w14:paraId="046D1743" w14:textId="6DC4D408" w:rsidR="006939CB" w:rsidRDefault="006939CB" w:rsidP="006939CB">
      <w:pPr>
        <w:pStyle w:val="ListBullet2"/>
      </w:pPr>
      <w:r>
        <w:t>General Notes</w:t>
      </w:r>
      <w:r w:rsidR="006551CA">
        <w:t xml:space="preserve"> </w:t>
      </w:r>
      <w:r w:rsidR="006551CA" w:rsidRPr="006551CA">
        <w:t xml:space="preserve">(up to </w:t>
      </w:r>
      <w:r w:rsidR="006551CA">
        <w:t>four</w:t>
      </w:r>
      <w:r w:rsidR="006551CA" w:rsidRPr="006551CA">
        <w:t xml:space="preserve"> [</w:t>
      </w:r>
      <w:r w:rsidR="006551CA">
        <w:t>4</w:t>
      </w:r>
      <w:r w:rsidR="006551CA" w:rsidRPr="006551CA">
        <w:t>] sheet</w:t>
      </w:r>
      <w:r w:rsidR="006551CA">
        <w:t>s</w:t>
      </w:r>
      <w:r w:rsidR="006551CA" w:rsidRPr="006551CA">
        <w:t>)</w:t>
      </w:r>
    </w:p>
    <w:p w14:paraId="171E7A6E" w14:textId="19D29D02" w:rsidR="006939CB" w:rsidRDefault="006939CB" w:rsidP="006939CB">
      <w:pPr>
        <w:pStyle w:val="ListBullet2"/>
      </w:pPr>
      <w:r>
        <w:t>CCD Standard Details</w:t>
      </w:r>
      <w:r w:rsidR="006551CA" w:rsidRPr="006551CA">
        <w:t xml:space="preserve"> (up to one [1] sheet)</w:t>
      </w:r>
    </w:p>
    <w:p w14:paraId="17C9CE39" w14:textId="09EB3E62" w:rsidR="006939CB" w:rsidRDefault="006939CB" w:rsidP="006939CB">
      <w:pPr>
        <w:pStyle w:val="ListBullet2"/>
      </w:pPr>
      <w:r>
        <w:t>Summary of Approximate Quantities</w:t>
      </w:r>
      <w:r w:rsidR="006551CA" w:rsidRPr="006551CA">
        <w:t xml:space="preserve"> (up to one [1] sheet)</w:t>
      </w:r>
    </w:p>
    <w:p w14:paraId="5AA684B9" w14:textId="1153F569" w:rsidR="006551CA" w:rsidRDefault="006551CA" w:rsidP="006939CB">
      <w:pPr>
        <w:pStyle w:val="ListBullet2"/>
      </w:pPr>
      <w:r>
        <w:t>Tabulations</w:t>
      </w:r>
      <w:r w:rsidRPr="006551CA">
        <w:t xml:space="preserve"> (up to one [1] sheet)</w:t>
      </w:r>
    </w:p>
    <w:p w14:paraId="6F344B7E" w14:textId="1DEDB639" w:rsidR="006939CB" w:rsidRDefault="006939CB" w:rsidP="006939CB">
      <w:pPr>
        <w:pStyle w:val="ListBullet2"/>
      </w:pPr>
      <w:r>
        <w:t>Signing and Striping Removal Plan</w:t>
      </w:r>
      <w:r w:rsidR="006551CA" w:rsidRPr="006551CA">
        <w:t xml:space="preserve"> (up to </w:t>
      </w:r>
      <w:r w:rsidR="006551CA">
        <w:t>six</w:t>
      </w:r>
      <w:r w:rsidR="006551CA" w:rsidRPr="006551CA">
        <w:t xml:space="preserve"> [</w:t>
      </w:r>
      <w:r w:rsidR="006551CA">
        <w:t>6</w:t>
      </w:r>
      <w:r w:rsidR="006551CA" w:rsidRPr="006551CA">
        <w:t>] sheet</w:t>
      </w:r>
      <w:r w:rsidR="006551CA">
        <w:t>s</w:t>
      </w:r>
      <w:r w:rsidR="006551CA" w:rsidRPr="006551CA">
        <w:t>)</w:t>
      </w:r>
    </w:p>
    <w:p w14:paraId="118F10A2" w14:textId="03041EE9" w:rsidR="006551CA" w:rsidRDefault="006551CA" w:rsidP="006939CB">
      <w:pPr>
        <w:pStyle w:val="ListBullet2"/>
      </w:pPr>
      <w:r>
        <w:t>Signing and Striping Plan</w:t>
      </w:r>
      <w:r w:rsidRPr="006551CA">
        <w:t xml:space="preserve"> (up to </w:t>
      </w:r>
      <w:r>
        <w:t>seven</w:t>
      </w:r>
      <w:r w:rsidRPr="006551CA">
        <w:t xml:space="preserve"> [</w:t>
      </w:r>
      <w:r>
        <w:t>7</w:t>
      </w:r>
      <w:r w:rsidRPr="006551CA">
        <w:t>] sheet</w:t>
      </w:r>
      <w:r>
        <w:t>s</w:t>
      </w:r>
      <w:r w:rsidRPr="006551CA">
        <w:t>)</w:t>
      </w:r>
    </w:p>
    <w:p w14:paraId="519A6E72" w14:textId="00E82C85" w:rsidR="006551CA" w:rsidRDefault="006551CA" w:rsidP="006939CB">
      <w:pPr>
        <w:pStyle w:val="ListBullet2"/>
      </w:pPr>
      <w:r>
        <w:t>Details</w:t>
      </w:r>
      <w:r w:rsidRPr="006551CA">
        <w:t xml:space="preserve"> (up to </w:t>
      </w:r>
      <w:r>
        <w:t>four</w:t>
      </w:r>
      <w:r w:rsidRPr="006551CA">
        <w:t xml:space="preserve"> [</w:t>
      </w:r>
      <w:r>
        <w:t>4</w:t>
      </w:r>
      <w:r w:rsidRPr="006551CA">
        <w:t>] sheet)</w:t>
      </w:r>
    </w:p>
    <w:p w14:paraId="60342629" w14:textId="444C4AE1" w:rsidR="006551CA" w:rsidRDefault="004319E3" w:rsidP="006939CB">
      <w:pPr>
        <w:pStyle w:val="ListBullet2"/>
      </w:pPr>
      <w:r>
        <w:t xml:space="preserve">Revised </w:t>
      </w:r>
      <w:r w:rsidR="006551CA">
        <w:t>Engineer’s Opinion of Probable Construction Costs (EOPCC)</w:t>
      </w:r>
    </w:p>
    <w:p w14:paraId="0F8E6A3F" w14:textId="4DA4576C" w:rsidR="004319E3" w:rsidRDefault="004319E3" w:rsidP="006939CB">
      <w:pPr>
        <w:pStyle w:val="ListBullet2"/>
      </w:pPr>
      <w:r>
        <w:t>Revised Specifications</w:t>
      </w:r>
    </w:p>
    <w:p w14:paraId="4862FC90" w14:textId="2DD57A0E" w:rsidR="006551CA" w:rsidRPr="006939CB" w:rsidRDefault="006551CA" w:rsidP="006939CB">
      <w:pPr>
        <w:pStyle w:val="ListBullet2"/>
      </w:pPr>
      <w:r>
        <w:t xml:space="preserve">60%, 90%, 100% submittals; address up to two (2) rounds of reasonable consolidated CCD ER </w:t>
      </w:r>
      <w:commentRangeStart w:id="19"/>
      <w:commentRangeStart w:id="20"/>
      <w:r>
        <w:t>comments</w:t>
      </w:r>
      <w:commentRangeEnd w:id="19"/>
      <w:r w:rsidR="00F030ED">
        <w:rPr>
          <w:rStyle w:val="CommentReference"/>
          <w:color w:val="auto"/>
        </w:rPr>
        <w:commentReference w:id="19"/>
      </w:r>
      <w:commentRangeEnd w:id="20"/>
      <w:r w:rsidR="00B27787">
        <w:rPr>
          <w:rStyle w:val="CommentReference"/>
          <w:color w:val="auto"/>
        </w:rPr>
        <w:commentReference w:id="20"/>
      </w:r>
    </w:p>
    <w:bookmarkEnd w:id="17"/>
    <w:p w14:paraId="12B2B63D" w14:textId="03476766" w:rsidR="006939CB" w:rsidRDefault="004319E3" w:rsidP="006551CA">
      <w:pPr>
        <w:pStyle w:val="Heading1"/>
      </w:pPr>
      <w:r>
        <w:t xml:space="preserve">Additional </w:t>
      </w:r>
      <w:commentRangeStart w:id="21"/>
      <w:r>
        <w:t>Services</w:t>
      </w:r>
      <w:commentRangeEnd w:id="21"/>
      <w:r w:rsidR="00C57A4B">
        <w:rPr>
          <w:rStyle w:val="CommentReference"/>
          <w:rFonts w:asciiTheme="minorHAnsi" w:eastAsiaTheme="minorHAnsi" w:hAnsiTheme="minorHAnsi" w:cstheme="minorBidi"/>
          <w:b w:val="0"/>
          <w:bCs w:val="0"/>
          <w:color w:val="auto"/>
        </w:rPr>
        <w:commentReference w:id="21"/>
      </w:r>
    </w:p>
    <w:p w14:paraId="2DA7958B" w14:textId="1875FEFF" w:rsidR="006551CA" w:rsidRDefault="006551CA" w:rsidP="006551CA">
      <w:pPr>
        <w:pStyle w:val="ListBullet3"/>
        <w:ind w:left="720"/>
      </w:pPr>
      <w:commentRangeStart w:id="22"/>
      <w:r>
        <w:t>Traffic signal modification plans</w:t>
      </w:r>
      <w:commentRangeEnd w:id="22"/>
      <w:r w:rsidR="005E2F9C">
        <w:rPr>
          <w:rStyle w:val="CommentReference"/>
          <w:color w:val="auto"/>
        </w:rPr>
        <w:commentReference w:id="22"/>
      </w:r>
    </w:p>
    <w:p w14:paraId="7896AF8E" w14:textId="08273C73" w:rsidR="00901CCA" w:rsidRPr="00901CCA" w:rsidRDefault="00901CCA" w:rsidP="00901CCA">
      <w:pPr>
        <w:pStyle w:val="ListBullet3"/>
        <w:ind w:left="720"/>
      </w:pPr>
      <w:r>
        <w:t>Travel time runs</w:t>
      </w:r>
    </w:p>
    <w:p w14:paraId="0AD9203E" w14:textId="48C93A49" w:rsidR="00901CCA" w:rsidRPr="00901CCA" w:rsidRDefault="00901CCA" w:rsidP="00901CCA">
      <w:pPr>
        <w:pStyle w:val="ListBullet3"/>
        <w:ind w:left="720"/>
      </w:pPr>
      <w:r>
        <w:t>R</w:t>
      </w:r>
      <w:r w:rsidRPr="00901CCA">
        <w:t xml:space="preserve">e-calibration </w:t>
      </w:r>
      <w:r>
        <w:t xml:space="preserve">of traffic model </w:t>
      </w:r>
    </w:p>
    <w:p w14:paraId="7E58E17E" w14:textId="77777777" w:rsidR="004319E3" w:rsidRDefault="004319E3" w:rsidP="004319E3">
      <w:pPr>
        <w:pStyle w:val="Heading1"/>
      </w:pPr>
      <w:r>
        <w:t>Schedule</w:t>
      </w:r>
    </w:p>
    <w:p w14:paraId="3D03D538" w14:textId="00629F35" w:rsidR="004319E3" w:rsidRDefault="004319E3" w:rsidP="004319E3">
      <w:pPr>
        <w:pStyle w:val="ListBullet3"/>
        <w:ind w:left="720"/>
      </w:pPr>
      <w:r>
        <w:t>Traffic and Crash/Safety Analysis – Approximately 2-3 months</w:t>
      </w:r>
    </w:p>
    <w:p w14:paraId="7640E990" w14:textId="38F5C822" w:rsidR="004319E3" w:rsidRPr="004319E3" w:rsidRDefault="004319E3" w:rsidP="004319E3">
      <w:pPr>
        <w:pStyle w:val="ListBullet3"/>
        <w:ind w:left="720"/>
      </w:pPr>
      <w:r>
        <w:t xml:space="preserve">Plans, Specifications, and Estimates – Approximately 4-6 </w:t>
      </w:r>
      <w:commentRangeStart w:id="23"/>
      <w:r>
        <w:t>months</w:t>
      </w:r>
      <w:commentRangeEnd w:id="23"/>
      <w:r w:rsidR="001D397F">
        <w:rPr>
          <w:rStyle w:val="CommentReference"/>
          <w:color w:val="auto"/>
        </w:rPr>
        <w:commentReference w:id="23"/>
      </w:r>
    </w:p>
    <w:p w14:paraId="20FD06D7" w14:textId="5DE3FC78" w:rsidR="005204B8" w:rsidRDefault="005204B8" w:rsidP="005204B8">
      <w:pPr>
        <w:pStyle w:val="Heading1"/>
      </w:pPr>
      <w:r>
        <w:t>Fee and Expenses</w:t>
      </w:r>
      <w:r>
        <w:tab/>
      </w:r>
    </w:p>
    <w:p w14:paraId="25FC37EE" w14:textId="77777777" w:rsidR="005204B8" w:rsidRDefault="005204B8" w:rsidP="005204B8">
      <w:pPr>
        <w:widowControl w:val="0"/>
        <w:spacing w:line="240" w:lineRule="auto"/>
        <w:jc w:val="both"/>
        <w:rPr>
          <w:rFonts w:ascii="Arial" w:hAnsi="Arial" w:cs="Arial"/>
        </w:rPr>
      </w:pPr>
      <w:r>
        <w:rPr>
          <w:rFonts w:ascii="Arial" w:hAnsi="Arial" w:cs="Arial"/>
        </w:rPr>
        <w:t xml:space="preserve">Kimley-Horn will perform the services described in the new and revised tasks outlined below for the additional labor fee as follows: </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4678"/>
        <w:gridCol w:w="1615"/>
      </w:tblGrid>
      <w:tr w:rsidR="005204B8" w14:paraId="0304DCCA" w14:textId="77777777" w:rsidTr="005204B8">
        <w:trPr>
          <w:trHeight w:val="315"/>
          <w:jc w:val="center"/>
        </w:trPr>
        <w:tc>
          <w:tcPr>
            <w:tcW w:w="1707" w:type="dxa"/>
            <w:tcBorders>
              <w:top w:val="single" w:sz="4" w:space="0" w:color="auto"/>
              <w:left w:val="single" w:sz="4" w:space="0" w:color="auto"/>
              <w:bottom w:val="single" w:sz="4" w:space="0" w:color="auto"/>
              <w:right w:val="single" w:sz="4" w:space="0" w:color="auto"/>
            </w:tcBorders>
            <w:shd w:val="pct20" w:color="auto" w:fill="auto"/>
            <w:noWrap/>
            <w:vAlign w:val="center"/>
            <w:hideMark/>
          </w:tcPr>
          <w:p w14:paraId="57FA666C" w14:textId="77777777" w:rsidR="005204B8" w:rsidRDefault="005204B8">
            <w:pPr>
              <w:spacing w:after="0"/>
              <w:jc w:val="both"/>
              <w:rPr>
                <w:rFonts w:ascii="Arial" w:hAnsi="Arial" w:cs="Arial"/>
                <w:color w:val="000000"/>
              </w:rPr>
            </w:pPr>
            <w:r>
              <w:rPr>
                <w:rFonts w:ascii="Arial" w:hAnsi="Arial" w:cs="Arial"/>
                <w:b/>
                <w:bCs/>
                <w:color w:val="000000"/>
              </w:rPr>
              <w:t>Task</w:t>
            </w:r>
          </w:p>
        </w:tc>
        <w:tc>
          <w:tcPr>
            <w:tcW w:w="4678" w:type="dxa"/>
            <w:tcBorders>
              <w:top w:val="single" w:sz="4" w:space="0" w:color="auto"/>
              <w:left w:val="single" w:sz="4" w:space="0" w:color="auto"/>
              <w:bottom w:val="single" w:sz="4" w:space="0" w:color="auto"/>
              <w:right w:val="single" w:sz="4" w:space="0" w:color="auto"/>
            </w:tcBorders>
            <w:shd w:val="pct20" w:color="auto" w:fill="auto"/>
            <w:noWrap/>
            <w:vAlign w:val="center"/>
            <w:hideMark/>
          </w:tcPr>
          <w:p w14:paraId="3C382995" w14:textId="77777777" w:rsidR="005204B8" w:rsidRDefault="005204B8">
            <w:pPr>
              <w:spacing w:after="0"/>
              <w:jc w:val="both"/>
              <w:rPr>
                <w:rFonts w:ascii="Arial" w:hAnsi="Arial" w:cs="Arial"/>
                <w:color w:val="000000"/>
              </w:rPr>
            </w:pPr>
            <w:r>
              <w:rPr>
                <w:rFonts w:ascii="Arial" w:hAnsi="Arial" w:cs="Arial"/>
                <w:b/>
                <w:bCs/>
                <w:color w:val="000000"/>
              </w:rPr>
              <w:t>Description</w:t>
            </w:r>
          </w:p>
        </w:tc>
        <w:tc>
          <w:tcPr>
            <w:tcW w:w="1615" w:type="dxa"/>
            <w:tcBorders>
              <w:top w:val="single" w:sz="4" w:space="0" w:color="auto"/>
              <w:left w:val="single" w:sz="4" w:space="0" w:color="auto"/>
              <w:bottom w:val="single" w:sz="4" w:space="0" w:color="auto"/>
              <w:right w:val="single" w:sz="4" w:space="0" w:color="auto"/>
            </w:tcBorders>
            <w:shd w:val="pct20" w:color="auto" w:fill="auto"/>
            <w:noWrap/>
            <w:vAlign w:val="center"/>
            <w:hideMark/>
          </w:tcPr>
          <w:p w14:paraId="51A005A1" w14:textId="77777777" w:rsidR="005204B8" w:rsidRDefault="005204B8">
            <w:pPr>
              <w:spacing w:after="0"/>
              <w:jc w:val="both"/>
              <w:rPr>
                <w:rFonts w:ascii="Arial" w:hAnsi="Arial" w:cs="Arial"/>
                <w:color w:val="000000"/>
              </w:rPr>
            </w:pPr>
            <w:r>
              <w:rPr>
                <w:rFonts w:ascii="Arial" w:hAnsi="Arial" w:cs="Arial"/>
                <w:b/>
                <w:bCs/>
                <w:color w:val="000000"/>
              </w:rPr>
              <w:t>Additional Fee</w:t>
            </w:r>
          </w:p>
        </w:tc>
      </w:tr>
      <w:tr w:rsidR="006606E9" w14:paraId="303CE274"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3FE7057D" w14:textId="1EAB1A47" w:rsidR="006606E9" w:rsidRDefault="006606E9" w:rsidP="006606E9">
            <w:pPr>
              <w:spacing w:after="0"/>
              <w:jc w:val="both"/>
              <w:rPr>
                <w:rFonts w:ascii="Arial" w:hAnsi="Arial" w:cs="Arial"/>
                <w:bCs/>
                <w:color w:val="000000"/>
              </w:rPr>
            </w:pPr>
            <w:r w:rsidRPr="007660EE">
              <w:rPr>
                <w:rFonts w:ascii="Arial" w:hAnsi="Arial" w:cs="Arial"/>
                <w:bCs/>
                <w:color w:val="000000"/>
              </w:rPr>
              <w:t xml:space="preserve">Revised Task </w:t>
            </w:r>
            <w:r>
              <w:rPr>
                <w:rFonts w:ascii="Arial" w:hAnsi="Arial" w:cs="Arial"/>
                <w:bCs/>
                <w:color w:val="000000"/>
              </w:rPr>
              <w:t>1</w:t>
            </w:r>
          </w:p>
        </w:tc>
        <w:tc>
          <w:tcPr>
            <w:tcW w:w="4678" w:type="dxa"/>
            <w:tcBorders>
              <w:top w:val="single" w:sz="4" w:space="0" w:color="auto"/>
              <w:left w:val="single" w:sz="4" w:space="0" w:color="auto"/>
              <w:bottom w:val="single" w:sz="4" w:space="0" w:color="auto"/>
              <w:right w:val="single" w:sz="4" w:space="0" w:color="auto"/>
            </w:tcBorders>
            <w:noWrap/>
            <w:vAlign w:val="center"/>
          </w:tcPr>
          <w:p w14:paraId="1CCA7490" w14:textId="6F08BC44" w:rsidR="006606E9" w:rsidRDefault="006606E9" w:rsidP="006606E9">
            <w:pPr>
              <w:spacing w:after="0"/>
              <w:jc w:val="both"/>
              <w:rPr>
                <w:rFonts w:ascii="Arial" w:hAnsi="Arial" w:cs="Arial"/>
                <w:bCs/>
                <w:color w:val="000000"/>
              </w:rPr>
            </w:pPr>
            <w:r>
              <w:rPr>
                <w:rFonts w:ascii="Arial" w:hAnsi="Arial" w:cs="Arial"/>
                <w:bCs/>
                <w:color w:val="000000"/>
              </w:rPr>
              <w:t>Project Management and Meetings</w:t>
            </w:r>
          </w:p>
        </w:tc>
        <w:tc>
          <w:tcPr>
            <w:tcW w:w="1615" w:type="dxa"/>
            <w:tcBorders>
              <w:top w:val="single" w:sz="4" w:space="0" w:color="auto"/>
              <w:left w:val="single" w:sz="4" w:space="0" w:color="auto"/>
              <w:bottom w:val="single" w:sz="4" w:space="0" w:color="auto"/>
              <w:right w:val="single" w:sz="4" w:space="0" w:color="auto"/>
            </w:tcBorders>
            <w:noWrap/>
          </w:tcPr>
          <w:p w14:paraId="1DE689B0" w14:textId="2C08A627"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6606E9" w14:paraId="4207564A"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4DD13DBA" w14:textId="1DF1D4A5" w:rsidR="006606E9" w:rsidRDefault="006606E9" w:rsidP="006606E9">
            <w:pPr>
              <w:spacing w:after="0"/>
              <w:jc w:val="both"/>
              <w:rPr>
                <w:rFonts w:ascii="Arial" w:hAnsi="Arial" w:cs="Arial"/>
                <w:bCs/>
                <w:color w:val="000000"/>
              </w:rPr>
            </w:pPr>
            <w:r w:rsidRPr="007660EE">
              <w:rPr>
                <w:rFonts w:ascii="Arial" w:hAnsi="Arial" w:cs="Arial"/>
                <w:bCs/>
                <w:color w:val="000000"/>
              </w:rPr>
              <w:t xml:space="preserve">Revised Task </w:t>
            </w:r>
            <w:r>
              <w:rPr>
                <w:rFonts w:ascii="Arial" w:hAnsi="Arial" w:cs="Arial"/>
                <w:bCs/>
                <w:color w:val="000000"/>
              </w:rPr>
              <w:t>2</w:t>
            </w:r>
          </w:p>
        </w:tc>
        <w:tc>
          <w:tcPr>
            <w:tcW w:w="4678" w:type="dxa"/>
            <w:tcBorders>
              <w:top w:val="single" w:sz="4" w:space="0" w:color="auto"/>
              <w:left w:val="single" w:sz="4" w:space="0" w:color="auto"/>
              <w:bottom w:val="single" w:sz="4" w:space="0" w:color="auto"/>
              <w:right w:val="single" w:sz="4" w:space="0" w:color="auto"/>
            </w:tcBorders>
            <w:noWrap/>
            <w:vAlign w:val="center"/>
          </w:tcPr>
          <w:p w14:paraId="6F39EAA6" w14:textId="6C26524C" w:rsidR="006606E9" w:rsidRDefault="006606E9" w:rsidP="006606E9">
            <w:pPr>
              <w:spacing w:after="0"/>
              <w:jc w:val="both"/>
              <w:rPr>
                <w:rFonts w:ascii="Arial" w:hAnsi="Arial" w:cs="Arial"/>
                <w:bCs/>
                <w:color w:val="000000"/>
              </w:rPr>
            </w:pPr>
            <w:r>
              <w:rPr>
                <w:rFonts w:ascii="Arial" w:hAnsi="Arial" w:cs="Arial"/>
                <w:bCs/>
                <w:color w:val="000000"/>
              </w:rPr>
              <w:t>Data Collection</w:t>
            </w:r>
          </w:p>
        </w:tc>
        <w:tc>
          <w:tcPr>
            <w:tcW w:w="1615" w:type="dxa"/>
            <w:tcBorders>
              <w:top w:val="single" w:sz="4" w:space="0" w:color="auto"/>
              <w:left w:val="single" w:sz="4" w:space="0" w:color="auto"/>
              <w:bottom w:val="single" w:sz="4" w:space="0" w:color="auto"/>
              <w:right w:val="single" w:sz="4" w:space="0" w:color="auto"/>
            </w:tcBorders>
            <w:noWrap/>
          </w:tcPr>
          <w:p w14:paraId="1BEBD998" w14:textId="62DAFD15"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6606E9" w14:paraId="2C34DEF6"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13256472" w14:textId="0936C741" w:rsidR="006606E9" w:rsidRDefault="006606E9" w:rsidP="006606E9">
            <w:pPr>
              <w:spacing w:after="0"/>
              <w:jc w:val="both"/>
              <w:rPr>
                <w:rFonts w:ascii="Arial" w:hAnsi="Arial" w:cs="Arial"/>
                <w:bCs/>
                <w:color w:val="000000"/>
              </w:rPr>
            </w:pPr>
            <w:r w:rsidRPr="004319E3">
              <w:rPr>
                <w:rFonts w:ascii="Arial" w:hAnsi="Arial" w:cs="Arial"/>
                <w:bCs/>
                <w:color w:val="000000"/>
              </w:rPr>
              <w:t xml:space="preserve">Revised Task </w:t>
            </w:r>
            <w:r>
              <w:rPr>
                <w:rFonts w:ascii="Arial" w:hAnsi="Arial" w:cs="Arial"/>
                <w:bCs/>
                <w:color w:val="000000"/>
              </w:rPr>
              <w:t>3</w:t>
            </w:r>
          </w:p>
        </w:tc>
        <w:tc>
          <w:tcPr>
            <w:tcW w:w="4678" w:type="dxa"/>
            <w:tcBorders>
              <w:top w:val="single" w:sz="4" w:space="0" w:color="auto"/>
              <w:left w:val="single" w:sz="4" w:space="0" w:color="auto"/>
              <w:bottom w:val="single" w:sz="4" w:space="0" w:color="auto"/>
              <w:right w:val="single" w:sz="4" w:space="0" w:color="auto"/>
            </w:tcBorders>
            <w:noWrap/>
            <w:vAlign w:val="center"/>
          </w:tcPr>
          <w:p w14:paraId="1C8B2DFA" w14:textId="576C1B2C" w:rsidR="006606E9" w:rsidRDefault="006606E9" w:rsidP="006606E9">
            <w:pPr>
              <w:spacing w:after="0"/>
              <w:jc w:val="both"/>
              <w:rPr>
                <w:rFonts w:ascii="Arial" w:hAnsi="Arial" w:cs="Arial"/>
                <w:bCs/>
                <w:color w:val="000000"/>
              </w:rPr>
            </w:pPr>
            <w:r>
              <w:rPr>
                <w:rFonts w:ascii="Arial" w:hAnsi="Arial" w:cs="Arial"/>
                <w:bCs/>
                <w:color w:val="000000"/>
              </w:rPr>
              <w:t>Traffic and Safety Analysis and Evaluation</w:t>
            </w:r>
          </w:p>
        </w:tc>
        <w:tc>
          <w:tcPr>
            <w:tcW w:w="1615" w:type="dxa"/>
            <w:tcBorders>
              <w:top w:val="single" w:sz="4" w:space="0" w:color="auto"/>
              <w:left w:val="single" w:sz="4" w:space="0" w:color="auto"/>
              <w:bottom w:val="single" w:sz="4" w:space="0" w:color="auto"/>
              <w:right w:val="single" w:sz="4" w:space="0" w:color="auto"/>
            </w:tcBorders>
            <w:noWrap/>
          </w:tcPr>
          <w:p w14:paraId="226F8B04" w14:textId="062C0372"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6606E9" w14:paraId="2C71745C" w14:textId="77777777" w:rsidTr="003F4022">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tcPr>
          <w:p w14:paraId="70BBA913" w14:textId="462289CC" w:rsidR="006606E9" w:rsidRDefault="006606E9" w:rsidP="006606E9">
            <w:pPr>
              <w:spacing w:after="0"/>
              <w:jc w:val="both"/>
              <w:rPr>
                <w:rFonts w:ascii="Arial" w:hAnsi="Arial" w:cs="Arial"/>
                <w:bCs/>
                <w:color w:val="000000"/>
              </w:rPr>
            </w:pPr>
            <w:r>
              <w:rPr>
                <w:rFonts w:ascii="Arial" w:hAnsi="Arial" w:cs="Arial"/>
                <w:bCs/>
                <w:color w:val="000000"/>
              </w:rPr>
              <w:t>Revised Task 5</w:t>
            </w:r>
          </w:p>
        </w:tc>
        <w:tc>
          <w:tcPr>
            <w:tcW w:w="4678" w:type="dxa"/>
            <w:tcBorders>
              <w:top w:val="single" w:sz="4" w:space="0" w:color="auto"/>
              <w:left w:val="single" w:sz="4" w:space="0" w:color="auto"/>
              <w:bottom w:val="single" w:sz="4" w:space="0" w:color="auto"/>
              <w:right w:val="single" w:sz="4" w:space="0" w:color="auto"/>
            </w:tcBorders>
            <w:noWrap/>
            <w:vAlign w:val="center"/>
          </w:tcPr>
          <w:p w14:paraId="6A5238EF" w14:textId="598D6C9C" w:rsidR="006606E9" w:rsidRDefault="006606E9" w:rsidP="006606E9">
            <w:pPr>
              <w:spacing w:after="0"/>
              <w:jc w:val="both"/>
              <w:rPr>
                <w:rFonts w:ascii="Arial" w:hAnsi="Arial" w:cs="Arial"/>
                <w:bCs/>
                <w:color w:val="000000"/>
              </w:rPr>
            </w:pPr>
            <w:r>
              <w:rPr>
                <w:rFonts w:ascii="Arial" w:hAnsi="Arial" w:cs="Arial"/>
                <w:bCs/>
                <w:color w:val="000000"/>
              </w:rPr>
              <w:t>Public Engagement</w:t>
            </w:r>
          </w:p>
        </w:tc>
        <w:tc>
          <w:tcPr>
            <w:tcW w:w="1615" w:type="dxa"/>
            <w:tcBorders>
              <w:top w:val="single" w:sz="4" w:space="0" w:color="auto"/>
              <w:left w:val="single" w:sz="4" w:space="0" w:color="auto"/>
              <w:bottom w:val="single" w:sz="4" w:space="0" w:color="auto"/>
              <w:right w:val="single" w:sz="4" w:space="0" w:color="auto"/>
            </w:tcBorders>
            <w:noWrap/>
          </w:tcPr>
          <w:p w14:paraId="6F5F0C8D" w14:textId="618CE6B5" w:rsidR="006606E9" w:rsidRPr="00C37995" w:rsidRDefault="006606E9" w:rsidP="006606E9">
            <w:pPr>
              <w:spacing w:after="0"/>
              <w:jc w:val="both"/>
              <w:rPr>
                <w:rFonts w:ascii="Arial" w:hAnsi="Arial" w:cs="Arial"/>
                <w:bCs/>
                <w:color w:val="000000"/>
                <w:highlight w:val="yellow"/>
              </w:rPr>
            </w:pPr>
            <w:r w:rsidRPr="00FD25AD">
              <w:rPr>
                <w:rFonts w:ascii="Arial" w:hAnsi="Arial" w:cs="Arial"/>
                <w:bCs/>
                <w:color w:val="000000"/>
                <w:highlight w:val="yellow"/>
              </w:rPr>
              <w:t>$XXX</w:t>
            </w:r>
          </w:p>
        </w:tc>
      </w:tr>
      <w:tr w:rsidR="005204B8" w14:paraId="05667780" w14:textId="77777777" w:rsidTr="005204B8">
        <w:trPr>
          <w:trHeight w:val="315"/>
          <w:jc w:val="center"/>
        </w:trPr>
        <w:tc>
          <w:tcPr>
            <w:tcW w:w="1707" w:type="dxa"/>
            <w:tcBorders>
              <w:top w:val="single" w:sz="4" w:space="0" w:color="auto"/>
              <w:left w:val="single" w:sz="4" w:space="0" w:color="auto"/>
              <w:bottom w:val="single" w:sz="4" w:space="0" w:color="auto"/>
              <w:right w:val="single" w:sz="4" w:space="0" w:color="auto"/>
            </w:tcBorders>
            <w:noWrap/>
            <w:vAlign w:val="center"/>
            <w:hideMark/>
          </w:tcPr>
          <w:p w14:paraId="6C96E90D" w14:textId="1D850107" w:rsidR="005204B8" w:rsidRDefault="005204B8">
            <w:pPr>
              <w:spacing w:after="0"/>
              <w:jc w:val="both"/>
              <w:rPr>
                <w:rFonts w:ascii="Arial" w:hAnsi="Arial" w:cs="Arial"/>
                <w:bCs/>
                <w:color w:val="000000"/>
              </w:rPr>
            </w:pPr>
            <w:r>
              <w:rPr>
                <w:rFonts w:ascii="Arial" w:hAnsi="Arial" w:cs="Arial"/>
                <w:bCs/>
                <w:color w:val="000000"/>
              </w:rPr>
              <w:t>Revised Task 6</w:t>
            </w:r>
          </w:p>
        </w:tc>
        <w:tc>
          <w:tcPr>
            <w:tcW w:w="4678" w:type="dxa"/>
            <w:tcBorders>
              <w:top w:val="single" w:sz="4" w:space="0" w:color="auto"/>
              <w:left w:val="single" w:sz="4" w:space="0" w:color="auto"/>
              <w:bottom w:val="single" w:sz="4" w:space="0" w:color="auto"/>
              <w:right w:val="single" w:sz="4" w:space="0" w:color="auto"/>
            </w:tcBorders>
            <w:noWrap/>
            <w:vAlign w:val="center"/>
            <w:hideMark/>
          </w:tcPr>
          <w:p w14:paraId="7477965A" w14:textId="77777777" w:rsidR="005204B8" w:rsidRDefault="005204B8">
            <w:pPr>
              <w:spacing w:after="0"/>
              <w:jc w:val="both"/>
              <w:rPr>
                <w:rFonts w:ascii="Arial" w:hAnsi="Arial" w:cs="Arial"/>
                <w:bCs/>
                <w:color w:val="000000"/>
              </w:rPr>
            </w:pPr>
            <w:r>
              <w:rPr>
                <w:rFonts w:ascii="Arial" w:hAnsi="Arial" w:cs="Arial"/>
                <w:bCs/>
                <w:color w:val="000000"/>
              </w:rPr>
              <w:t>Final Design</w:t>
            </w:r>
          </w:p>
        </w:tc>
        <w:tc>
          <w:tcPr>
            <w:tcW w:w="1615" w:type="dxa"/>
            <w:tcBorders>
              <w:top w:val="single" w:sz="4" w:space="0" w:color="auto"/>
              <w:left w:val="single" w:sz="4" w:space="0" w:color="auto"/>
              <w:bottom w:val="single" w:sz="4" w:space="0" w:color="auto"/>
              <w:right w:val="single" w:sz="4" w:space="0" w:color="auto"/>
            </w:tcBorders>
            <w:noWrap/>
            <w:vAlign w:val="center"/>
            <w:hideMark/>
          </w:tcPr>
          <w:p w14:paraId="2ACFEA91" w14:textId="6AE2373D" w:rsidR="005204B8" w:rsidRPr="00C37995" w:rsidRDefault="005204B8">
            <w:pPr>
              <w:spacing w:after="0"/>
              <w:jc w:val="both"/>
              <w:rPr>
                <w:rFonts w:ascii="Arial" w:hAnsi="Arial" w:cs="Arial"/>
                <w:bCs/>
                <w:color w:val="000000"/>
                <w:highlight w:val="yellow"/>
              </w:rPr>
            </w:pPr>
            <w:r w:rsidRPr="00C37995">
              <w:rPr>
                <w:rFonts w:ascii="Arial" w:hAnsi="Arial" w:cs="Arial"/>
                <w:bCs/>
                <w:color w:val="000000"/>
                <w:highlight w:val="yellow"/>
              </w:rPr>
              <w:t>$</w:t>
            </w:r>
            <w:r w:rsidR="00C37995" w:rsidRPr="00C37995">
              <w:rPr>
                <w:rFonts w:ascii="Arial" w:hAnsi="Arial" w:cs="Arial"/>
                <w:bCs/>
                <w:color w:val="000000"/>
                <w:highlight w:val="yellow"/>
              </w:rPr>
              <w:t>XXX</w:t>
            </w:r>
          </w:p>
        </w:tc>
      </w:tr>
      <w:tr w:rsidR="005204B8" w14:paraId="363528E7" w14:textId="77777777" w:rsidTr="005204B8">
        <w:trPr>
          <w:trHeight w:val="315"/>
          <w:jc w:val="center"/>
        </w:trPr>
        <w:tc>
          <w:tcPr>
            <w:tcW w:w="6385" w:type="dxa"/>
            <w:gridSpan w:val="2"/>
            <w:tcBorders>
              <w:top w:val="single" w:sz="4" w:space="0" w:color="auto"/>
              <w:left w:val="single" w:sz="4" w:space="0" w:color="auto"/>
              <w:bottom w:val="single" w:sz="4" w:space="0" w:color="auto"/>
              <w:right w:val="single" w:sz="4" w:space="0" w:color="auto"/>
            </w:tcBorders>
            <w:noWrap/>
            <w:vAlign w:val="center"/>
            <w:hideMark/>
          </w:tcPr>
          <w:p w14:paraId="70C5A150" w14:textId="34C7DE49" w:rsidR="005204B8" w:rsidRDefault="005204B8">
            <w:pPr>
              <w:spacing w:after="0"/>
              <w:jc w:val="right"/>
              <w:rPr>
                <w:b/>
                <w:bCs/>
              </w:rPr>
            </w:pPr>
            <w:r>
              <w:rPr>
                <w:b/>
                <w:bCs/>
              </w:rPr>
              <w:t>Total New Amendment #</w:t>
            </w:r>
            <w:r w:rsidR="00C37995">
              <w:rPr>
                <w:b/>
                <w:bCs/>
              </w:rPr>
              <w:t>4</w:t>
            </w:r>
            <w:r>
              <w:rPr>
                <w:b/>
                <w:bCs/>
              </w:rPr>
              <w:t xml:space="preserve"> Fees</w:t>
            </w:r>
          </w:p>
        </w:tc>
        <w:tc>
          <w:tcPr>
            <w:tcW w:w="1615" w:type="dxa"/>
            <w:tcBorders>
              <w:top w:val="single" w:sz="4" w:space="0" w:color="auto"/>
              <w:left w:val="single" w:sz="4" w:space="0" w:color="auto"/>
              <w:bottom w:val="single" w:sz="4" w:space="0" w:color="auto"/>
              <w:right w:val="single" w:sz="4" w:space="0" w:color="auto"/>
            </w:tcBorders>
            <w:noWrap/>
            <w:vAlign w:val="center"/>
            <w:hideMark/>
          </w:tcPr>
          <w:p w14:paraId="68CA5BEB" w14:textId="2BCEC4F6" w:rsidR="005204B8" w:rsidRPr="00C37995" w:rsidRDefault="005204B8">
            <w:pPr>
              <w:spacing w:after="0"/>
              <w:jc w:val="both"/>
              <w:rPr>
                <w:rFonts w:ascii="Arial" w:hAnsi="Arial" w:cs="Arial"/>
                <w:b/>
                <w:bCs/>
                <w:color w:val="000000"/>
                <w:highlight w:val="yellow"/>
              </w:rPr>
            </w:pPr>
            <w:r w:rsidRPr="00C37995">
              <w:rPr>
                <w:rFonts w:ascii="Arial" w:hAnsi="Arial" w:cs="Arial"/>
                <w:b/>
                <w:bCs/>
                <w:color w:val="000000"/>
                <w:highlight w:val="yellow"/>
              </w:rPr>
              <w:t>$</w:t>
            </w:r>
            <w:r w:rsidR="00C37995" w:rsidRPr="00C37995">
              <w:rPr>
                <w:rFonts w:ascii="Arial" w:hAnsi="Arial" w:cs="Arial"/>
                <w:b/>
                <w:bCs/>
                <w:color w:val="000000"/>
                <w:highlight w:val="yellow"/>
              </w:rPr>
              <w:t>XXX</w:t>
            </w:r>
          </w:p>
        </w:tc>
      </w:tr>
    </w:tbl>
    <w:p w14:paraId="5069AAE1" w14:textId="67FBEAA7" w:rsidR="00886A85" w:rsidRDefault="00886A85" w:rsidP="00886A85">
      <w:pPr>
        <w:pStyle w:val="Heading1"/>
        <w:jc w:val="both"/>
      </w:pPr>
      <w:r>
        <w:t>Closure</w:t>
      </w:r>
    </w:p>
    <w:p w14:paraId="00CD6830" w14:textId="37C7F505" w:rsidR="00886A85" w:rsidRDefault="00886A85" w:rsidP="00886A85">
      <w:pPr>
        <w:jc w:val="both"/>
      </w:pPr>
      <w:r>
        <w:t>We appreciate the opportunity to provide these services to you and are excited to continue to support the City and County of Denver on this project.  Please contact me if you have any questions.</w:t>
      </w:r>
    </w:p>
    <w:p w14:paraId="6FAF1EFE" w14:textId="47B9FF7D" w:rsidR="004F6A19" w:rsidRDefault="004F6A19" w:rsidP="004F6A19">
      <w:pPr>
        <w:jc w:val="both"/>
      </w:pPr>
      <w:r>
        <w:t xml:space="preserve">Sincerely, </w:t>
      </w:r>
    </w:p>
    <w:p w14:paraId="2C44DD9A" w14:textId="77777777" w:rsidR="004F6A19" w:rsidRDefault="004F6A19" w:rsidP="004F6A19">
      <w:pPr>
        <w:jc w:val="both"/>
        <w:rPr>
          <w:rFonts w:eastAsiaTheme="minorEastAsia"/>
          <w:b/>
          <w:bCs/>
        </w:rPr>
      </w:pPr>
      <w:r>
        <w:rPr>
          <w:rFonts w:eastAsiaTheme="minorEastAsia"/>
          <w:b/>
          <w:bCs/>
        </w:rPr>
        <w:t>KIMLEY-HORN AND ASSOCIATES, INC.</w:t>
      </w:r>
    </w:p>
    <w:p w14:paraId="68F62300" w14:textId="2590BF78" w:rsidR="004F6A19" w:rsidRDefault="004F6A19" w:rsidP="005204B8">
      <w:pPr>
        <w:ind w:firstLine="720"/>
        <w:jc w:val="both"/>
        <w:rPr>
          <w:rFonts w:eastAsiaTheme="minorEastAsia"/>
          <w:noProof/>
        </w:rPr>
      </w:pPr>
      <w:r>
        <w:rPr>
          <w:rFonts w:eastAsiaTheme="minorEastAsia"/>
        </w:rPr>
        <w:t xml:space="preserve">       </w:t>
      </w:r>
      <w:r>
        <w:tab/>
      </w:r>
    </w:p>
    <w:p w14:paraId="45A9B0D5" w14:textId="50F43EE5" w:rsidR="004F6A19" w:rsidRDefault="004F6A19" w:rsidP="004F6A19">
      <w:pPr>
        <w:spacing w:after="0"/>
        <w:jc w:val="both"/>
        <w:rPr>
          <w:rFonts w:eastAsiaTheme="minorEastAsia"/>
        </w:rPr>
      </w:pPr>
      <w:r>
        <w:rPr>
          <w:rFonts w:eastAsiaTheme="minorEastAsia"/>
        </w:rPr>
        <w:t>By:</w:t>
      </w:r>
      <w:r>
        <w:tab/>
      </w:r>
      <w:r>
        <w:rPr>
          <w:rFonts w:eastAsiaTheme="minorEastAsia"/>
        </w:rPr>
        <w:t>Matt Ciarkowski, P.E.</w:t>
      </w:r>
      <w:r>
        <w:tab/>
      </w:r>
      <w:r>
        <w:tab/>
      </w:r>
      <w:r>
        <w:tab/>
      </w:r>
      <w:r>
        <w:tab/>
      </w:r>
    </w:p>
    <w:p w14:paraId="19F1C28F" w14:textId="01C32F79" w:rsidR="004F6A19" w:rsidRDefault="004F6A19" w:rsidP="004F6A19">
      <w:pPr>
        <w:spacing w:after="0"/>
        <w:ind w:firstLine="720"/>
        <w:jc w:val="both"/>
        <w:rPr>
          <w:rFonts w:eastAsiaTheme="minorEastAsia"/>
        </w:rPr>
      </w:pPr>
      <w:r>
        <w:rPr>
          <w:rFonts w:eastAsiaTheme="minorEastAsia"/>
        </w:rPr>
        <w:lastRenderedPageBreak/>
        <w:t>Project Manager</w:t>
      </w:r>
      <w:r>
        <w:tab/>
      </w:r>
      <w:r>
        <w:tab/>
      </w:r>
      <w:r>
        <w:tab/>
      </w:r>
    </w:p>
    <w:p w14:paraId="0E286D84" w14:textId="2DF5CA9E" w:rsidR="00A30821" w:rsidRDefault="00A30821">
      <w:pPr>
        <w:spacing w:line="240" w:lineRule="auto"/>
        <w:rPr>
          <w:rFonts w:ascii="Arial" w:eastAsia="Times New Roman" w:hAnsi="Arial" w:cs="Arial"/>
          <w:szCs w:val="20"/>
        </w:rPr>
      </w:pPr>
    </w:p>
    <w:sectPr w:rsidR="00A30821" w:rsidSect="0048721F">
      <w:headerReference w:type="even" r:id="rId15"/>
      <w:headerReference w:type="default" r:id="rId16"/>
      <w:footerReference w:type="even" r:id="rId17"/>
      <w:footerReference w:type="default" r:id="rId18"/>
      <w:headerReference w:type="first" r:id="rId19"/>
      <w:footerReference w:type="first" r:id="rId20"/>
      <w:pgSz w:w="12240" w:h="15840"/>
      <w:pgMar w:top="1296" w:right="1440" w:bottom="1296" w:left="1440" w:header="1440" w:footer="28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fitano, Steven C. - DOTI CE0397 Engineer" w:date="2025-09-08T12:21:00Z" w:initials="SM">
    <w:p w14:paraId="4C8CDB0B" w14:textId="77777777" w:rsidR="008D5488" w:rsidRDefault="00FC7B27" w:rsidP="008D5488">
      <w:pPr>
        <w:pStyle w:val="CommentText"/>
      </w:pPr>
      <w:r>
        <w:rPr>
          <w:rStyle w:val="CommentReference"/>
        </w:rPr>
        <w:annotationRef/>
      </w:r>
      <w:r w:rsidR="008D5488">
        <w:t>Instead of not be included, maybe say, will be included in the existing conditions. Also, I should note, the original Muller plans had to be marked up to reflect changes to the flex-posts guidance and to meet project goals, so there may be some effort on your end to incorporate/show the planned improvements in the design sheets.</w:t>
      </w:r>
    </w:p>
  </w:comment>
  <w:comment w:id="1" w:author="Ciarkowski, Matt" w:date="2025-09-05T10:41:00Z" w:initials="MC">
    <w:p w14:paraId="6AF6B50F" w14:textId="78C5FEAE" w:rsidR="00CA193A" w:rsidRDefault="00CA193A" w:rsidP="00CA193A">
      <w:pPr>
        <w:pStyle w:val="CommentText"/>
      </w:pPr>
      <w:r>
        <w:rPr>
          <w:rStyle w:val="CommentReference"/>
        </w:rPr>
        <w:annotationRef/>
      </w:r>
      <w:r>
        <w:t>Steven,</w:t>
      </w:r>
    </w:p>
    <w:p w14:paraId="158CFE42" w14:textId="77777777" w:rsidR="00CA193A" w:rsidRDefault="00CA193A" w:rsidP="00CA193A">
      <w:pPr>
        <w:pStyle w:val="CommentText"/>
      </w:pPr>
    </w:p>
    <w:p w14:paraId="0A323E6C" w14:textId="77777777" w:rsidR="00CA193A" w:rsidRDefault="00CA193A" w:rsidP="00CA193A">
      <w:pPr>
        <w:pStyle w:val="CommentText"/>
      </w:pPr>
      <w:r>
        <w:t>We plan to review the updated ADT counts against the 2022 ADT counts to determine if there are any notable changes. If there are, we recommend considering alternative data (INRIX, KHTS, other) for review. Depending on review, it could be worth considering TMCs and updated travel time runs, but we would like to avoid as discussed previously.</w:t>
      </w:r>
    </w:p>
  </w:comment>
  <w:comment w:id="2" w:author="Marfitano, Steven C. - DOTI CE0397 Engineer" w:date="2025-09-08T12:22:00Z" w:initials="SM">
    <w:p w14:paraId="218D6E11" w14:textId="77777777" w:rsidR="008D5488" w:rsidRDefault="0004529A" w:rsidP="008D5488">
      <w:pPr>
        <w:pStyle w:val="CommentText"/>
      </w:pPr>
      <w:r>
        <w:rPr>
          <w:rStyle w:val="CommentReference"/>
        </w:rPr>
        <w:annotationRef/>
      </w:r>
      <w:r w:rsidR="008D5488">
        <w:t>I think ADT counts along Alameda and new peak hour counts at Virginia/Downing make sense. I’d like to avoid travel time runs in this project.</w:t>
      </w:r>
    </w:p>
  </w:comment>
  <w:comment w:id="3" w:author="Marfitano, Steven C. - DOTI CE0397 Engineer" w:date="2025-09-08T12:24:00Z" w:initials="SM">
    <w:p w14:paraId="306F7064" w14:textId="5F2C656D" w:rsidR="000513ED" w:rsidRDefault="000513ED" w:rsidP="000513ED">
      <w:pPr>
        <w:pStyle w:val="CommentText"/>
      </w:pPr>
      <w:r>
        <w:rPr>
          <w:rStyle w:val="CommentReference"/>
        </w:rPr>
        <w:annotationRef/>
      </w:r>
      <w:r>
        <w:t>Just want to make sure that the final product includes actionable signal timing documentation so that TME can implement during construction. May include field observation/verification.</w:t>
      </w:r>
    </w:p>
  </w:comment>
  <w:comment w:id="4" w:author="Marfitano, Steven C. - DOTI CE0397 Engineer" w:date="2025-09-08T12:07:00Z" w:initials="SM">
    <w:p w14:paraId="5E8E7B74" w14:textId="5AF044E6" w:rsidR="00E66E3D" w:rsidRDefault="00E66E3D" w:rsidP="00E66E3D">
      <w:pPr>
        <w:pStyle w:val="CommentText"/>
      </w:pPr>
      <w:r>
        <w:rPr>
          <w:rStyle w:val="CommentReference"/>
        </w:rPr>
        <w:annotationRef/>
      </w:r>
      <w:r>
        <w:t xml:space="preserve">I’ve talked with TME, and at a minimum we’d like to consider: Protected Only SBL/NBL, No Turn on Red NBR/SBR/EBR/WBR, Ped Bulb Outs on E and W legs (must provide 10 ft clearance at fire hydrant on NE corner), new back plates on signal heads, review Virginia speed limit. </w:t>
      </w:r>
    </w:p>
  </w:comment>
  <w:comment w:id="14" w:author="Marfitano, Steven C. - DOTI CE0397 Engineer" w:date="2025-09-08T12:19:00Z" w:initials="SM">
    <w:p w14:paraId="2CEAFB4A" w14:textId="77777777" w:rsidR="008D5488" w:rsidRDefault="00AE6EC8" w:rsidP="008D5488">
      <w:pPr>
        <w:pStyle w:val="CommentText"/>
      </w:pPr>
      <w:r>
        <w:rPr>
          <w:rStyle w:val="CommentReference"/>
        </w:rPr>
        <w:annotationRef/>
      </w:r>
      <w:r w:rsidR="008D5488">
        <w:t>Please add a review/update to the LAP (I assume one already exists - if not, one should be scoped)</w:t>
      </w:r>
    </w:p>
  </w:comment>
  <w:comment w:id="16" w:author="Marfitano, Steven C. - DOTI CE0397 Engineer" w:date="2025-09-08T12:12:00Z" w:initials="SM">
    <w:p w14:paraId="13513034" w14:textId="52D81C06" w:rsidR="00E61782" w:rsidRDefault="00E61782" w:rsidP="00E61782">
      <w:pPr>
        <w:pStyle w:val="CommentText"/>
      </w:pPr>
      <w:r>
        <w:rPr>
          <w:rStyle w:val="CommentReference"/>
        </w:rPr>
        <w:annotationRef/>
      </w:r>
      <w:r>
        <w:t>Please add a discussion of the plan set changes needed to incorporate Virginia/Downing unless they are already included in this list</w:t>
      </w:r>
    </w:p>
  </w:comment>
  <w:comment w:id="18" w:author="Marfitano, Steven C. - DOTI CE0397 Engineer" w:date="2025-09-11T13:51:00Z" w:initials="SM">
    <w:p w14:paraId="3E681403" w14:textId="77777777" w:rsidR="008D5488" w:rsidRDefault="004E484F" w:rsidP="008D5488">
      <w:pPr>
        <w:pStyle w:val="CommentText"/>
      </w:pPr>
      <w:r>
        <w:rPr>
          <w:rStyle w:val="CommentReference"/>
        </w:rPr>
        <w:annotationRef/>
      </w:r>
      <w:r w:rsidR="008D5488">
        <w:t>Please identify what changes/intensity of changes by sheet/category for each item in the final design plans. We need to contain the overall project costs and want to make sure that full reuse of past efforts occurs.</w:t>
      </w:r>
    </w:p>
  </w:comment>
  <w:comment w:id="19" w:author="Marfitano, Steven C. - DOTI CE0397 Engineer" w:date="2025-09-08T12:08:00Z" w:initials="SM">
    <w:p w14:paraId="2E64D21C" w14:textId="00108FC5" w:rsidR="00F030ED" w:rsidRDefault="00F030ED" w:rsidP="00F030ED">
      <w:pPr>
        <w:pStyle w:val="CommentText"/>
      </w:pPr>
      <w:r>
        <w:rPr>
          <w:rStyle w:val="CommentReference"/>
        </w:rPr>
        <w:annotationRef/>
      </w:r>
      <w:r>
        <w:t>2 rounds per submittal stage?</w:t>
      </w:r>
    </w:p>
  </w:comment>
  <w:comment w:id="20" w:author="Marfitano, Steven C. - DOTI CE0397 Engineer" w:date="2025-09-08T12:25:00Z" w:initials="SM">
    <w:p w14:paraId="253B5B99" w14:textId="77777777" w:rsidR="003D28B4" w:rsidRDefault="00B27787" w:rsidP="003D28B4">
      <w:pPr>
        <w:pStyle w:val="CommentText"/>
      </w:pPr>
      <w:r>
        <w:rPr>
          <w:rStyle w:val="CommentReference"/>
        </w:rPr>
        <w:annotationRef/>
      </w:r>
      <w:r w:rsidR="003D28B4">
        <w:t>Please replace 60% with Construction Ad set (3 submittals total)</w:t>
      </w:r>
    </w:p>
  </w:comment>
  <w:comment w:id="21" w:author="Marfitano, Steven C. - DOTI CE0397 Engineer" w:date="2025-09-08T12:10:00Z" w:initials="SM">
    <w:p w14:paraId="5C07F092" w14:textId="0AF93A60" w:rsidR="00C57A4B" w:rsidRDefault="00C57A4B" w:rsidP="00C57A4B">
      <w:pPr>
        <w:pStyle w:val="CommentText"/>
      </w:pPr>
      <w:r>
        <w:rPr>
          <w:rStyle w:val="CommentReference"/>
        </w:rPr>
        <w:annotationRef/>
      </w:r>
      <w:r>
        <w:t>If this list of unscoped items stays - should be clarified through explanation (additional services suggests we are implementing them to me, maybe Not Scoped Services)</w:t>
      </w:r>
    </w:p>
  </w:comment>
  <w:comment w:id="22" w:author="Marfitano, Steven C. - DOTI CE0397 Engineer" w:date="2025-09-11T13:45:00Z" w:initials="SM">
    <w:p w14:paraId="55D7EF15" w14:textId="77777777" w:rsidR="00F65613" w:rsidRDefault="005E2F9C" w:rsidP="00F65613">
      <w:pPr>
        <w:pStyle w:val="CommentText"/>
      </w:pPr>
      <w:r>
        <w:rPr>
          <w:rStyle w:val="CommentReference"/>
        </w:rPr>
        <w:annotationRef/>
      </w:r>
      <w:r w:rsidR="00F65613">
        <w:t>Given the new proposal, we want to make sure we properly scope traffic signal modification so that the left turn lanes (especially eastbound)can be properly signalized. Initial internal conversations have identified concerns about mast arm lengths for left turn heads. Please advise and let’s discuss if this is going to become a major effort.</w:t>
      </w:r>
    </w:p>
  </w:comment>
  <w:comment w:id="23" w:author="Marfitano, Steven C. - DOTI CE0397 Engineer" w:date="2025-09-08T12:13:00Z" w:initials="SM">
    <w:p w14:paraId="772A25E8" w14:textId="7EFEF5EA" w:rsidR="00B27787" w:rsidRDefault="001D397F" w:rsidP="00B27787">
      <w:pPr>
        <w:pStyle w:val="CommentText"/>
      </w:pPr>
      <w:r>
        <w:rPr>
          <w:rStyle w:val="CommentReference"/>
        </w:rPr>
        <w:annotationRef/>
      </w:r>
      <w:r w:rsidR="00B27787">
        <w:t>This makes sense, please include a task based schedule in the final version (should be high level in nature)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8CDB0B" w15:done="0"/>
  <w15:commentEx w15:paraId="0A323E6C" w15:done="0"/>
  <w15:commentEx w15:paraId="218D6E11" w15:paraIdParent="0A323E6C" w15:done="0"/>
  <w15:commentEx w15:paraId="306F7064" w15:done="0"/>
  <w15:commentEx w15:paraId="5E8E7B74" w15:done="0"/>
  <w15:commentEx w15:paraId="2CEAFB4A" w15:done="0"/>
  <w15:commentEx w15:paraId="13513034" w15:done="0"/>
  <w15:commentEx w15:paraId="3E681403" w15:done="0"/>
  <w15:commentEx w15:paraId="2E64D21C" w15:done="0"/>
  <w15:commentEx w15:paraId="253B5B99" w15:done="0"/>
  <w15:commentEx w15:paraId="5C07F092" w15:done="0"/>
  <w15:commentEx w15:paraId="55D7EF15" w15:done="0"/>
  <w15:commentEx w15:paraId="772A25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7BBC32" w16cex:dateUtc="2025-09-08T18:21:00Z"/>
  <w16cex:commentExtensible w16cex:durableId="35543C51" w16cex:dateUtc="2025-09-05T16:41:00Z"/>
  <w16cex:commentExtensible w16cex:durableId="283DA8E2" w16cex:dateUtc="2025-09-08T18:22:00Z"/>
  <w16cex:commentExtensible w16cex:durableId="2FD591DC" w16cex:dateUtc="2025-09-08T18:24:00Z"/>
  <w16cex:commentExtensible w16cex:durableId="167D7ACA" w16cex:dateUtc="2025-09-08T18:07:00Z"/>
  <w16cex:commentExtensible w16cex:durableId="6155074E" w16cex:dateUtc="2025-09-08T18:19:00Z"/>
  <w16cex:commentExtensible w16cex:durableId="0FBAF0BA" w16cex:dateUtc="2025-09-08T18:12:00Z"/>
  <w16cex:commentExtensible w16cex:durableId="1B1964CE" w16cex:dateUtc="2025-09-11T19:51:00Z"/>
  <w16cex:commentExtensible w16cex:durableId="2B413CAB" w16cex:dateUtc="2025-09-08T18:08:00Z"/>
  <w16cex:commentExtensible w16cex:durableId="697173C9" w16cex:dateUtc="2025-09-08T18:25:00Z"/>
  <w16cex:commentExtensible w16cex:durableId="15AA1A64" w16cex:dateUtc="2025-09-08T18:10:00Z"/>
  <w16cex:commentExtensible w16cex:durableId="3E6F830B" w16cex:dateUtc="2025-09-11T19:45:00Z"/>
  <w16cex:commentExtensible w16cex:durableId="42E57C9E" w16cex:dateUtc="2025-09-08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8CDB0B" w16cid:durableId="1E7BBC32"/>
  <w16cid:commentId w16cid:paraId="0A323E6C" w16cid:durableId="35543C51"/>
  <w16cid:commentId w16cid:paraId="218D6E11" w16cid:durableId="283DA8E2"/>
  <w16cid:commentId w16cid:paraId="306F7064" w16cid:durableId="2FD591DC"/>
  <w16cid:commentId w16cid:paraId="5E8E7B74" w16cid:durableId="167D7ACA"/>
  <w16cid:commentId w16cid:paraId="2CEAFB4A" w16cid:durableId="6155074E"/>
  <w16cid:commentId w16cid:paraId="13513034" w16cid:durableId="0FBAF0BA"/>
  <w16cid:commentId w16cid:paraId="3E681403" w16cid:durableId="1B1964CE"/>
  <w16cid:commentId w16cid:paraId="2E64D21C" w16cid:durableId="2B413CAB"/>
  <w16cid:commentId w16cid:paraId="253B5B99" w16cid:durableId="697173C9"/>
  <w16cid:commentId w16cid:paraId="5C07F092" w16cid:durableId="15AA1A64"/>
  <w16cid:commentId w16cid:paraId="55D7EF15" w16cid:durableId="3E6F830B"/>
  <w16cid:commentId w16cid:paraId="772A25E8" w16cid:durableId="42E57C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56E4" w14:textId="77777777" w:rsidR="00D901C1" w:rsidRDefault="00D901C1" w:rsidP="003C7D00">
      <w:pPr>
        <w:spacing w:after="0" w:line="240" w:lineRule="auto"/>
      </w:pPr>
      <w:r>
        <w:separator/>
      </w:r>
    </w:p>
    <w:p w14:paraId="7A965B9D" w14:textId="77777777" w:rsidR="00D901C1" w:rsidRDefault="00D901C1"/>
  </w:endnote>
  <w:endnote w:type="continuationSeparator" w:id="0">
    <w:p w14:paraId="0B33E1CE" w14:textId="77777777" w:rsidR="00D901C1" w:rsidRDefault="00D901C1" w:rsidP="003C7D00">
      <w:pPr>
        <w:spacing w:after="0" w:line="240" w:lineRule="auto"/>
      </w:pPr>
      <w:r>
        <w:continuationSeparator/>
      </w:r>
    </w:p>
    <w:p w14:paraId="606A5468" w14:textId="77777777" w:rsidR="00D901C1" w:rsidRDefault="00D901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F333" w14:textId="77777777" w:rsidR="006606E9" w:rsidRDefault="006606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4" w:type="dxa"/>
      <w:tblBorders>
        <w:top w:val="none" w:sz="0" w:space="0" w:color="auto"/>
        <w:left w:val="none" w:sz="0" w:space="0" w:color="auto"/>
        <w:bottom w:val="none" w:sz="0" w:space="0" w:color="auto"/>
        <w:right w:val="none" w:sz="0" w:space="0" w:color="auto"/>
        <w:insideH w:val="single" w:sz="12" w:space="0" w:color="FFFFFF" w:themeColor="background1"/>
        <w:insideV w:val="single" w:sz="18" w:space="0" w:color="FFFFFF" w:themeColor="background1"/>
      </w:tblBorders>
      <w:tblCellMar>
        <w:left w:w="72" w:type="dxa"/>
        <w:right w:w="43" w:type="dxa"/>
      </w:tblCellMar>
      <w:tblLook w:val="04A0" w:firstRow="1" w:lastRow="0" w:firstColumn="1" w:lastColumn="0" w:noHBand="0" w:noVBand="1"/>
    </w:tblPr>
    <w:tblGrid>
      <w:gridCol w:w="1538"/>
      <w:gridCol w:w="6098"/>
      <w:gridCol w:w="1378"/>
    </w:tblGrid>
    <w:tr w:rsidR="005D6D45" w14:paraId="630F576C" w14:textId="77777777" w:rsidTr="00FC5CC7">
      <w:trPr>
        <w:trHeight w:val="360"/>
      </w:trPr>
      <w:tc>
        <w:tcPr>
          <w:tcW w:w="1541" w:type="dxa"/>
          <w:shd w:val="clear" w:color="auto" w:fill="5F5F5F" w:themeFill="background2" w:themeFillShade="80"/>
          <w:tcMar>
            <w:left w:w="0" w:type="dxa"/>
            <w:right w:w="0" w:type="dxa"/>
          </w:tcMar>
          <w:vAlign w:val="center"/>
        </w:tcPr>
        <w:p w14:paraId="015922D6" w14:textId="77777777" w:rsidR="005D6D45" w:rsidRPr="003C7D00" w:rsidRDefault="005D6D45" w:rsidP="00FC5CC7">
          <w:pPr>
            <w:spacing w:line="240" w:lineRule="auto"/>
            <w:jc w:val="center"/>
            <w:rPr>
              <w:color w:val="FFFFFF" w:themeColor="background1"/>
              <w:sz w:val="18"/>
              <w:szCs w:val="18"/>
            </w:rPr>
          </w:pPr>
          <w:r w:rsidRPr="003C7D00">
            <w:rPr>
              <w:color w:val="FFFFFF" w:themeColor="background1"/>
              <w:sz w:val="18"/>
              <w:szCs w:val="18"/>
            </w:rPr>
            <w:t>kimley-horn.com</w:t>
          </w:r>
        </w:p>
      </w:tc>
      <w:tc>
        <w:tcPr>
          <w:tcW w:w="6120" w:type="dxa"/>
          <w:shd w:val="clear" w:color="auto" w:fill="A20C33" w:themeFill="accent1"/>
          <w:tcMar>
            <w:left w:w="144" w:type="dxa"/>
          </w:tcMar>
          <w:vAlign w:val="center"/>
        </w:tcPr>
        <w:p w14:paraId="539A116E" w14:textId="2F01A514" w:rsidR="005D6D45" w:rsidRPr="003C7D00" w:rsidRDefault="00A30821" w:rsidP="00904F1B">
          <w:pPr>
            <w:spacing w:line="240" w:lineRule="auto"/>
            <w:rPr>
              <w:color w:val="FFFFFF" w:themeColor="background1"/>
              <w:sz w:val="18"/>
              <w:szCs w:val="18"/>
            </w:rPr>
          </w:pPr>
          <w:r>
            <w:rPr>
              <w:color w:val="FFFFFF" w:themeColor="background1"/>
              <w:sz w:val="18"/>
              <w:szCs w:val="18"/>
            </w:rPr>
            <w:t>1125 17</w:t>
          </w:r>
          <w:r w:rsidRPr="00A30821">
            <w:rPr>
              <w:color w:val="FFFFFF" w:themeColor="background1"/>
              <w:sz w:val="18"/>
              <w:szCs w:val="18"/>
              <w:vertAlign w:val="superscript"/>
            </w:rPr>
            <w:t>th</w:t>
          </w:r>
          <w:r>
            <w:rPr>
              <w:color w:val="FFFFFF" w:themeColor="background1"/>
              <w:sz w:val="18"/>
              <w:szCs w:val="18"/>
            </w:rPr>
            <w:t xml:space="preserve"> Street, Suite 1400, Denver, CO 80202</w:t>
          </w:r>
        </w:p>
      </w:tc>
      <w:tc>
        <w:tcPr>
          <w:tcW w:w="1382" w:type="dxa"/>
          <w:shd w:val="clear" w:color="auto" w:fill="A20C33" w:themeFill="accent1"/>
          <w:tcMar>
            <w:left w:w="0" w:type="dxa"/>
            <w:bottom w:w="0" w:type="dxa"/>
            <w:right w:w="0" w:type="dxa"/>
          </w:tcMar>
          <w:vAlign w:val="center"/>
        </w:tcPr>
        <w:p w14:paraId="589B90D0" w14:textId="77777777" w:rsidR="005D6D45" w:rsidRPr="003C7D00" w:rsidRDefault="00904F1B" w:rsidP="00FC5CC7">
          <w:pPr>
            <w:spacing w:line="240" w:lineRule="auto"/>
            <w:jc w:val="center"/>
            <w:rPr>
              <w:color w:val="FFFFFF" w:themeColor="background1"/>
              <w:sz w:val="18"/>
              <w:szCs w:val="18"/>
            </w:rPr>
          </w:pPr>
          <w:r>
            <w:rPr>
              <w:color w:val="FFFFFF" w:themeColor="background1"/>
              <w:sz w:val="18"/>
              <w:szCs w:val="18"/>
            </w:rPr>
            <w:t>303 228 2300</w:t>
          </w:r>
        </w:p>
      </w:tc>
    </w:tr>
  </w:tbl>
  <w:p w14:paraId="5E99BE99" w14:textId="77777777" w:rsidR="003C7D00" w:rsidRDefault="003C7D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4" w:type="dxa"/>
      <w:tblBorders>
        <w:top w:val="none" w:sz="0" w:space="0" w:color="auto"/>
        <w:left w:val="none" w:sz="0" w:space="0" w:color="auto"/>
        <w:bottom w:val="none" w:sz="0" w:space="0" w:color="auto"/>
        <w:right w:val="none" w:sz="0" w:space="0" w:color="auto"/>
        <w:insideH w:val="single" w:sz="12" w:space="0" w:color="FFFFFF" w:themeColor="background1"/>
        <w:insideV w:val="single" w:sz="18" w:space="0" w:color="FFFFFF" w:themeColor="background1"/>
      </w:tblBorders>
      <w:tblCellMar>
        <w:left w:w="72" w:type="dxa"/>
        <w:right w:w="43" w:type="dxa"/>
      </w:tblCellMar>
      <w:tblLook w:val="04A0" w:firstRow="1" w:lastRow="0" w:firstColumn="1" w:lastColumn="0" w:noHBand="0" w:noVBand="1"/>
    </w:tblPr>
    <w:tblGrid>
      <w:gridCol w:w="1538"/>
      <w:gridCol w:w="6098"/>
      <w:gridCol w:w="1378"/>
    </w:tblGrid>
    <w:tr w:rsidR="00603CF3" w14:paraId="66599EBE" w14:textId="77777777" w:rsidTr="005D6D45">
      <w:trPr>
        <w:trHeight w:val="360"/>
      </w:trPr>
      <w:tc>
        <w:tcPr>
          <w:tcW w:w="1541" w:type="dxa"/>
          <w:shd w:val="clear" w:color="auto" w:fill="5F5F5F" w:themeFill="background2" w:themeFillShade="80"/>
          <w:tcMar>
            <w:left w:w="0" w:type="dxa"/>
            <w:right w:w="0" w:type="dxa"/>
          </w:tcMar>
          <w:vAlign w:val="center"/>
        </w:tcPr>
        <w:p w14:paraId="2B10B7D6" w14:textId="77777777" w:rsidR="00603CF3" w:rsidRPr="003C7D00" w:rsidRDefault="00603CF3" w:rsidP="005D6D45">
          <w:pPr>
            <w:spacing w:line="240" w:lineRule="auto"/>
            <w:jc w:val="center"/>
            <w:rPr>
              <w:color w:val="FFFFFF" w:themeColor="background1"/>
              <w:sz w:val="18"/>
              <w:szCs w:val="18"/>
            </w:rPr>
          </w:pPr>
          <w:r w:rsidRPr="003C7D00">
            <w:rPr>
              <w:color w:val="FFFFFF" w:themeColor="background1"/>
              <w:sz w:val="18"/>
              <w:szCs w:val="18"/>
            </w:rPr>
            <w:t>kimley-horn.com</w:t>
          </w:r>
        </w:p>
      </w:tc>
      <w:tc>
        <w:tcPr>
          <w:tcW w:w="6120" w:type="dxa"/>
          <w:shd w:val="clear" w:color="auto" w:fill="A20C33" w:themeFill="accent1"/>
          <w:tcMar>
            <w:left w:w="144" w:type="dxa"/>
          </w:tcMar>
          <w:vAlign w:val="center"/>
        </w:tcPr>
        <w:p w14:paraId="3B69537A" w14:textId="7E5A70F9" w:rsidR="00603CF3" w:rsidRPr="003C7D00" w:rsidRDefault="00297155" w:rsidP="00336AB0">
          <w:pPr>
            <w:spacing w:line="240" w:lineRule="auto"/>
            <w:rPr>
              <w:color w:val="FFFFFF" w:themeColor="background1"/>
              <w:sz w:val="18"/>
              <w:szCs w:val="18"/>
            </w:rPr>
          </w:pPr>
          <w:bookmarkStart w:id="24" w:name="OLE_LINK2"/>
          <w:r>
            <w:rPr>
              <w:color w:val="FFFFFF" w:themeColor="background1"/>
              <w:sz w:val="18"/>
              <w:szCs w:val="18"/>
            </w:rPr>
            <w:t>1125 17</w:t>
          </w:r>
          <w:r w:rsidRPr="00297155">
            <w:rPr>
              <w:color w:val="FFFFFF" w:themeColor="background1"/>
              <w:sz w:val="18"/>
              <w:szCs w:val="18"/>
              <w:vertAlign w:val="superscript"/>
            </w:rPr>
            <w:t>th</w:t>
          </w:r>
          <w:r>
            <w:rPr>
              <w:color w:val="FFFFFF" w:themeColor="background1"/>
              <w:sz w:val="18"/>
              <w:szCs w:val="18"/>
            </w:rPr>
            <w:t xml:space="preserve"> Street, Suite 1400, Denver, CO 80202</w:t>
          </w:r>
          <w:bookmarkEnd w:id="24"/>
        </w:p>
      </w:tc>
      <w:tc>
        <w:tcPr>
          <w:tcW w:w="1382" w:type="dxa"/>
          <w:shd w:val="clear" w:color="auto" w:fill="A20C33" w:themeFill="accent1"/>
          <w:tcMar>
            <w:left w:w="0" w:type="dxa"/>
            <w:bottom w:w="0" w:type="dxa"/>
            <w:right w:w="0" w:type="dxa"/>
          </w:tcMar>
          <w:vAlign w:val="center"/>
        </w:tcPr>
        <w:p w14:paraId="52B434C7" w14:textId="77777777" w:rsidR="00603CF3" w:rsidRPr="003C7D00" w:rsidRDefault="00904F1B" w:rsidP="00EC634E">
          <w:pPr>
            <w:spacing w:line="240" w:lineRule="auto"/>
            <w:jc w:val="center"/>
            <w:rPr>
              <w:color w:val="FFFFFF" w:themeColor="background1"/>
              <w:sz w:val="18"/>
              <w:szCs w:val="18"/>
            </w:rPr>
          </w:pPr>
          <w:r>
            <w:rPr>
              <w:color w:val="FFFFFF" w:themeColor="background1"/>
              <w:sz w:val="18"/>
              <w:szCs w:val="18"/>
            </w:rPr>
            <w:t xml:space="preserve">303 228 </w:t>
          </w:r>
          <w:r w:rsidR="009F6ED8" w:rsidRPr="009F6ED8">
            <w:rPr>
              <w:color w:val="FFFFFF" w:themeColor="background1"/>
              <w:sz w:val="18"/>
              <w:szCs w:val="18"/>
            </w:rPr>
            <w:t>2300</w:t>
          </w:r>
        </w:p>
      </w:tc>
    </w:tr>
  </w:tbl>
  <w:p w14:paraId="172BC0CF" w14:textId="77777777" w:rsidR="00603CF3" w:rsidRDefault="00603CF3" w:rsidP="00603C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78477" w14:textId="77777777" w:rsidR="00D901C1" w:rsidRDefault="00D901C1" w:rsidP="003C7D00">
      <w:pPr>
        <w:spacing w:after="0" w:line="240" w:lineRule="auto"/>
      </w:pPr>
      <w:r>
        <w:separator/>
      </w:r>
    </w:p>
    <w:p w14:paraId="79E1CB61" w14:textId="77777777" w:rsidR="00D901C1" w:rsidRDefault="00D901C1"/>
  </w:footnote>
  <w:footnote w:type="continuationSeparator" w:id="0">
    <w:p w14:paraId="653CE18E" w14:textId="77777777" w:rsidR="00D901C1" w:rsidRDefault="00D901C1" w:rsidP="003C7D00">
      <w:pPr>
        <w:spacing w:after="0" w:line="240" w:lineRule="auto"/>
      </w:pPr>
      <w:r>
        <w:continuationSeparator/>
      </w:r>
    </w:p>
    <w:p w14:paraId="6BA5E458" w14:textId="77777777" w:rsidR="00D901C1" w:rsidRDefault="00D901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CF65" w14:textId="77777777" w:rsidR="006606E9" w:rsidRDefault="006606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81C6" w14:textId="79ABFE3F" w:rsidR="00B53CF1" w:rsidRDefault="00000000" w:rsidP="00B53CF1">
    <w:pPr>
      <w:spacing w:after="0"/>
      <w:jc w:val="right"/>
      <w:rPr>
        <w:rStyle w:val="Emphasis"/>
        <w:noProof/>
      </w:rPr>
    </w:pPr>
    <w:sdt>
      <w:sdtPr>
        <w:rPr>
          <w:rStyle w:val="Emphasis"/>
          <w:noProof/>
        </w:rPr>
        <w:id w:val="648250969"/>
        <w:docPartObj>
          <w:docPartGallery w:val="Watermarks"/>
          <w:docPartUnique/>
        </w:docPartObj>
      </w:sdtPr>
      <w:sdtContent>
        <w:r>
          <w:rPr>
            <w:rStyle w:val="Emphasis"/>
          </w:rPr>
          <w:pict w14:anchorId="3D63AA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C75A3" w:rsidRPr="00603CF3">
      <w:rPr>
        <w:rStyle w:val="Emphasis"/>
        <w:noProof/>
      </w:rPr>
      <w:drawing>
        <wp:anchor distT="0" distB="0" distL="114300" distR="114300" simplePos="0" relativeHeight="251656704" behindDoc="1" locked="0" layoutInCell="1" allowOverlap="1" wp14:anchorId="0A34B56A" wp14:editId="2320533D">
          <wp:simplePos x="0" y="0"/>
          <wp:positionH relativeFrom="column">
            <wp:posOffset>2540</wp:posOffset>
          </wp:positionH>
          <wp:positionV relativeFrom="paragraph">
            <wp:posOffset>28575</wp:posOffset>
          </wp:positionV>
          <wp:extent cx="1645920" cy="398780"/>
          <wp:effectExtent l="0" t="0" r="0" b="1270"/>
          <wp:wrapTight wrapText="bothSides">
            <wp:wrapPolygon edited="0">
              <wp:start x="0" y="0"/>
              <wp:lineTo x="0" y="20637"/>
              <wp:lineTo x="21250" y="20637"/>
              <wp:lineTo x="2125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leyHorn_Letterhead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5920" cy="398780"/>
                  </a:xfrm>
                  <a:prstGeom prst="rect">
                    <a:avLst/>
                  </a:prstGeom>
                </pic:spPr>
              </pic:pic>
            </a:graphicData>
          </a:graphic>
          <wp14:sizeRelH relativeFrom="page">
            <wp14:pctWidth>0</wp14:pctWidth>
          </wp14:sizeRelH>
          <wp14:sizeRelV relativeFrom="page">
            <wp14:pctHeight>0</wp14:pctHeight>
          </wp14:sizeRelV>
        </wp:anchor>
      </w:drawing>
    </w:r>
    <w:r w:rsidR="00AC678D" w:rsidRPr="00AC678D">
      <w:rPr>
        <w:rStyle w:val="Emphasis"/>
        <w:noProof/>
      </w:rPr>
      <w:t xml:space="preserve"> </w:t>
    </w:r>
    <w:r w:rsidR="00297155">
      <w:rPr>
        <w:rStyle w:val="Emphasis"/>
        <w:noProof/>
      </w:rPr>
      <w:t>W Alameda Lane Reduction</w:t>
    </w:r>
  </w:p>
  <w:p w14:paraId="3683B668" w14:textId="4B9D66A4" w:rsidR="0035045C" w:rsidRPr="00D60AD7" w:rsidRDefault="0069283A" w:rsidP="00B53CF1">
    <w:pPr>
      <w:jc w:val="right"/>
      <w:rPr>
        <w:i/>
        <w:iCs/>
        <w:color w:val="5F5F5F" w:themeColor="background2" w:themeShade="80"/>
      </w:rPr>
    </w:pPr>
    <w:r>
      <w:rPr>
        <w:rStyle w:val="Emphasis"/>
      </w:rPr>
      <w:t xml:space="preserve">Amendment </w:t>
    </w:r>
    <w:r w:rsidR="007E2D1E">
      <w:rPr>
        <w:rStyle w:val="Emphasis"/>
      </w:rPr>
      <w:t>#</w:t>
    </w:r>
    <w:r w:rsidR="00C37995">
      <w:rPr>
        <w:rStyle w:val="Emphasis"/>
      </w:rPr>
      <w:t>4</w:t>
    </w:r>
    <w:r w:rsidR="001141F5">
      <w:rPr>
        <w:rStyle w:val="Emphasis"/>
      </w:rPr>
      <w:t xml:space="preserve"> – </w:t>
    </w:r>
    <w:r w:rsidR="00C37995">
      <w:rPr>
        <w:rStyle w:val="Emphasis"/>
      </w:rPr>
      <w:t>Revised Analysis and Design</w:t>
    </w:r>
    <w:r w:rsidR="00C27403">
      <w:rPr>
        <w:rStyle w:val="Emphasis"/>
      </w:rPr>
      <w:t xml:space="preserve"> - </w:t>
    </w:r>
    <w:r w:rsidR="00E351E6">
      <w:rPr>
        <w:rStyle w:val="Emphasis"/>
      </w:rPr>
      <w:t>P</w:t>
    </w:r>
    <w:r w:rsidR="00603CF3" w:rsidRPr="00603CF3">
      <w:rPr>
        <w:rStyle w:val="Emphasis"/>
      </w:rPr>
      <w:t xml:space="preserve">age </w:t>
    </w:r>
    <w:r w:rsidR="00603CF3" w:rsidRPr="00603CF3">
      <w:rPr>
        <w:rStyle w:val="Emphasis"/>
      </w:rPr>
      <w:fldChar w:fldCharType="begin"/>
    </w:r>
    <w:r w:rsidR="00603CF3" w:rsidRPr="00603CF3">
      <w:rPr>
        <w:rStyle w:val="Emphasis"/>
      </w:rPr>
      <w:instrText xml:space="preserve"> PAGE   \* MERGEFORMAT </w:instrText>
    </w:r>
    <w:r w:rsidR="00603CF3" w:rsidRPr="00603CF3">
      <w:rPr>
        <w:rStyle w:val="Emphasis"/>
      </w:rPr>
      <w:fldChar w:fldCharType="separate"/>
    </w:r>
    <w:r w:rsidR="000C0ECE">
      <w:rPr>
        <w:rStyle w:val="Emphasis"/>
        <w:noProof/>
      </w:rPr>
      <w:t>5</w:t>
    </w:r>
    <w:r w:rsidR="00603CF3" w:rsidRPr="00603CF3">
      <w:rPr>
        <w:rStyle w:val="Emphasi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D416" w14:textId="77777777" w:rsidR="00603CF3" w:rsidRPr="00603CF3" w:rsidRDefault="00603CF3" w:rsidP="00603CF3">
    <w:pPr>
      <w:spacing w:before="120"/>
      <w:ind w:right="-1440"/>
      <w:rPr>
        <w:i/>
        <w:iCs/>
        <w:color w:val="5F5F5F" w:themeColor="background2" w:themeShade="80"/>
      </w:rPr>
    </w:pPr>
    <w:r w:rsidRPr="00603CF3">
      <w:rPr>
        <w:rStyle w:val="Emphasis"/>
        <w:noProof/>
      </w:rPr>
      <w:drawing>
        <wp:anchor distT="0" distB="0" distL="114300" distR="114300" simplePos="0" relativeHeight="251657728" behindDoc="1" locked="0" layoutInCell="1" allowOverlap="1" wp14:anchorId="2A2619B0" wp14:editId="12B43634">
          <wp:simplePos x="0" y="0"/>
          <wp:positionH relativeFrom="column">
            <wp:posOffset>2540</wp:posOffset>
          </wp:positionH>
          <wp:positionV relativeFrom="paragraph">
            <wp:posOffset>28575</wp:posOffset>
          </wp:positionV>
          <wp:extent cx="1645920" cy="398780"/>
          <wp:effectExtent l="0" t="0" r="0" b="1270"/>
          <wp:wrapTight wrapText="bothSides">
            <wp:wrapPolygon edited="0">
              <wp:start x="0" y="0"/>
              <wp:lineTo x="0" y="20637"/>
              <wp:lineTo x="21250" y="20637"/>
              <wp:lineTo x="2125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mleyHorn_Letterhead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5920" cy="3987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8464346"/>
    <w:lvl w:ilvl="0">
      <w:start w:val="1"/>
      <w:numFmt w:val="bullet"/>
      <w:pStyle w:val="ListBullet4"/>
      <w:lvlText w:val=""/>
      <w:lvlJc w:val="left"/>
      <w:pPr>
        <w:ind w:left="1800" w:hanging="360"/>
      </w:pPr>
      <w:rPr>
        <w:rFonts w:ascii="Wingdings" w:hAnsi="Wingdings" w:hint="default"/>
        <w:color w:val="515151"/>
        <w:sz w:val="16"/>
      </w:rPr>
    </w:lvl>
  </w:abstractNum>
  <w:abstractNum w:abstractNumId="1" w15:restartNumberingAfterBreak="0">
    <w:nsid w:val="FFFFFF82"/>
    <w:multiLevelType w:val="singleLevel"/>
    <w:tmpl w:val="D8BE9490"/>
    <w:lvl w:ilvl="0">
      <w:start w:val="1"/>
      <w:numFmt w:val="bullet"/>
      <w:pStyle w:val="ListBullet3"/>
      <w:lvlText w:val=""/>
      <w:lvlJc w:val="left"/>
      <w:pPr>
        <w:ind w:left="1440" w:hanging="360"/>
      </w:pPr>
      <w:rPr>
        <w:rFonts w:ascii="Wingdings" w:hAnsi="Wingdings" w:hint="default"/>
        <w:color w:val="A20C33" w:themeColor="accent1"/>
        <w:position w:val="0"/>
        <w:sz w:val="16"/>
      </w:rPr>
    </w:lvl>
  </w:abstractNum>
  <w:abstractNum w:abstractNumId="2" w15:restartNumberingAfterBreak="0">
    <w:nsid w:val="FFFFFF83"/>
    <w:multiLevelType w:val="singleLevel"/>
    <w:tmpl w:val="FFAC13AE"/>
    <w:lvl w:ilvl="0">
      <w:start w:val="1"/>
      <w:numFmt w:val="bullet"/>
      <w:pStyle w:val="ListBullet2"/>
      <w:lvlText w:val=""/>
      <w:lvlJc w:val="left"/>
      <w:pPr>
        <w:ind w:left="1080" w:hanging="360"/>
      </w:pPr>
      <w:rPr>
        <w:rFonts w:ascii="Wingdings" w:hAnsi="Wingdings" w:hint="default"/>
        <w:color w:val="515151"/>
        <w:sz w:val="16"/>
      </w:rPr>
    </w:lvl>
  </w:abstractNum>
  <w:abstractNum w:abstractNumId="3" w15:restartNumberingAfterBreak="0">
    <w:nsid w:val="1E6A125A"/>
    <w:multiLevelType w:val="hybridMultilevel"/>
    <w:tmpl w:val="5530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AB014C"/>
    <w:multiLevelType w:val="hybridMultilevel"/>
    <w:tmpl w:val="E1AA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9C3730"/>
    <w:multiLevelType w:val="hybridMultilevel"/>
    <w:tmpl w:val="F0D0268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360021">
    <w:abstractNumId w:val="2"/>
  </w:num>
  <w:num w:numId="2" w16cid:durableId="170950096">
    <w:abstractNumId w:val="1"/>
  </w:num>
  <w:num w:numId="3" w16cid:durableId="1673996116">
    <w:abstractNumId w:val="0"/>
  </w:num>
  <w:num w:numId="4" w16cid:durableId="1910723517">
    <w:abstractNumId w:val="1"/>
  </w:num>
  <w:num w:numId="5" w16cid:durableId="1657880229">
    <w:abstractNumId w:val="1"/>
  </w:num>
  <w:num w:numId="6" w16cid:durableId="1197890343">
    <w:abstractNumId w:val="1"/>
  </w:num>
  <w:num w:numId="7" w16cid:durableId="1362244854">
    <w:abstractNumId w:val="1"/>
  </w:num>
  <w:num w:numId="8" w16cid:durableId="297490764">
    <w:abstractNumId w:val="5"/>
  </w:num>
  <w:num w:numId="9" w16cid:durableId="1605531864">
    <w:abstractNumId w:val="1"/>
  </w:num>
  <w:num w:numId="10" w16cid:durableId="1264417738">
    <w:abstractNumId w:val="1"/>
  </w:num>
  <w:num w:numId="11" w16cid:durableId="1901285143">
    <w:abstractNumId w:val="1"/>
  </w:num>
  <w:num w:numId="12" w16cid:durableId="157967697">
    <w:abstractNumId w:val="1"/>
  </w:num>
  <w:num w:numId="13" w16cid:durableId="1138229436">
    <w:abstractNumId w:val="1"/>
  </w:num>
  <w:num w:numId="14" w16cid:durableId="68043884">
    <w:abstractNumId w:val="1"/>
  </w:num>
  <w:num w:numId="15" w16cid:durableId="94788171">
    <w:abstractNumId w:val="1"/>
  </w:num>
  <w:num w:numId="16" w16cid:durableId="868954922">
    <w:abstractNumId w:val="1"/>
  </w:num>
  <w:num w:numId="17" w16cid:durableId="1756633893">
    <w:abstractNumId w:val="3"/>
  </w:num>
  <w:num w:numId="18" w16cid:durableId="1424916390">
    <w:abstractNumId w:val="1"/>
  </w:num>
  <w:num w:numId="19" w16cid:durableId="953706666">
    <w:abstractNumId w:val="1"/>
  </w:num>
  <w:num w:numId="20" w16cid:durableId="1290551994">
    <w:abstractNumId w:val="1"/>
  </w:num>
  <w:num w:numId="21" w16cid:durableId="1887375060">
    <w:abstractNumId w:val="1"/>
  </w:num>
  <w:num w:numId="22" w16cid:durableId="201476051">
    <w:abstractNumId w:val="1"/>
  </w:num>
  <w:num w:numId="23" w16cid:durableId="1366559495">
    <w:abstractNumId w:val="1"/>
  </w:num>
  <w:num w:numId="24" w16cid:durableId="1499344228">
    <w:abstractNumId w:val="1"/>
  </w:num>
  <w:num w:numId="25" w16cid:durableId="1776831046">
    <w:abstractNumId w:val="1"/>
  </w:num>
  <w:num w:numId="26" w16cid:durableId="198250142">
    <w:abstractNumId w:val="1"/>
  </w:num>
  <w:num w:numId="27" w16cid:durableId="467280737">
    <w:abstractNumId w:val="1"/>
  </w:num>
  <w:num w:numId="28" w16cid:durableId="237861687">
    <w:abstractNumId w:val="1"/>
  </w:num>
  <w:num w:numId="29" w16cid:durableId="457527611">
    <w:abstractNumId w:val="1"/>
  </w:num>
  <w:num w:numId="30" w16cid:durableId="1092778855">
    <w:abstractNumId w:val="1"/>
  </w:num>
  <w:num w:numId="31" w16cid:durableId="1350444859">
    <w:abstractNumId w:val="1"/>
  </w:num>
  <w:num w:numId="32" w16cid:durableId="1593859067">
    <w:abstractNumId w:val="1"/>
  </w:num>
  <w:num w:numId="33" w16cid:durableId="1261908518">
    <w:abstractNumId w:val="1"/>
  </w:num>
  <w:num w:numId="34" w16cid:durableId="580482638">
    <w:abstractNumId w:val="1"/>
  </w:num>
  <w:num w:numId="35" w16cid:durableId="1384869353">
    <w:abstractNumId w:val="4"/>
  </w:num>
  <w:num w:numId="36" w16cid:durableId="1096440337">
    <w:abstractNumId w:val="1"/>
  </w:num>
  <w:num w:numId="37" w16cid:durableId="722369407">
    <w:abstractNumId w:val="1"/>
  </w:num>
  <w:num w:numId="38" w16cid:durableId="409232175">
    <w:abstractNumId w:val="1"/>
  </w:num>
  <w:num w:numId="39" w16cid:durableId="1105079557">
    <w:abstractNumId w:val="1"/>
  </w:num>
  <w:num w:numId="40" w16cid:durableId="2002419174">
    <w:abstractNumId w:val="1"/>
  </w:num>
  <w:num w:numId="41" w16cid:durableId="2101828515">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fitano, Steven C. - DOTI CE0397 Engineer">
    <w15:presenceInfo w15:providerId="AD" w15:userId="S::Steven.Marfitano@denvergov.org::0e3fbfdd-d56e-421d-b817-d2322b01cc96"/>
  </w15:person>
  <w15:person w15:author="Ciarkowski, Matt">
    <w15:presenceInfo w15:providerId="AD" w15:userId="S::matt.ciarkowski@kimley-horn.com::98a07ed1-edc6-4539-9f42-e49dff954c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B4C"/>
    <w:rsid w:val="0000121F"/>
    <w:rsid w:val="00003ABF"/>
    <w:rsid w:val="0000620D"/>
    <w:rsid w:val="00006DDA"/>
    <w:rsid w:val="00007480"/>
    <w:rsid w:val="000128BC"/>
    <w:rsid w:val="00014729"/>
    <w:rsid w:val="00015ECF"/>
    <w:rsid w:val="000223FA"/>
    <w:rsid w:val="000228CE"/>
    <w:rsid w:val="00023F78"/>
    <w:rsid w:val="000257B6"/>
    <w:rsid w:val="00027CD8"/>
    <w:rsid w:val="000414D9"/>
    <w:rsid w:val="0004529A"/>
    <w:rsid w:val="000513ED"/>
    <w:rsid w:val="000601C9"/>
    <w:rsid w:val="000637FA"/>
    <w:rsid w:val="00066F0B"/>
    <w:rsid w:val="00072A7D"/>
    <w:rsid w:val="00073CAE"/>
    <w:rsid w:val="000758D1"/>
    <w:rsid w:val="00077F27"/>
    <w:rsid w:val="00080E38"/>
    <w:rsid w:val="000832F2"/>
    <w:rsid w:val="000859AF"/>
    <w:rsid w:val="0008628D"/>
    <w:rsid w:val="00093D47"/>
    <w:rsid w:val="00093E4B"/>
    <w:rsid w:val="00093EF2"/>
    <w:rsid w:val="000B7A1E"/>
    <w:rsid w:val="000C0C1B"/>
    <w:rsid w:val="000C0ECE"/>
    <w:rsid w:val="000C3B97"/>
    <w:rsid w:val="000D40C2"/>
    <w:rsid w:val="000D5508"/>
    <w:rsid w:val="000E0CA0"/>
    <w:rsid w:val="000E1D1E"/>
    <w:rsid w:val="000E31E7"/>
    <w:rsid w:val="000E3917"/>
    <w:rsid w:val="000F1E30"/>
    <w:rsid w:val="000F1F96"/>
    <w:rsid w:val="000F36B8"/>
    <w:rsid w:val="000F57BD"/>
    <w:rsid w:val="000F59AD"/>
    <w:rsid w:val="00100BC2"/>
    <w:rsid w:val="0010295A"/>
    <w:rsid w:val="00106922"/>
    <w:rsid w:val="001141F5"/>
    <w:rsid w:val="001162BB"/>
    <w:rsid w:val="00116BAA"/>
    <w:rsid w:val="00123CBF"/>
    <w:rsid w:val="001315E5"/>
    <w:rsid w:val="00133C78"/>
    <w:rsid w:val="00144360"/>
    <w:rsid w:val="0015043D"/>
    <w:rsid w:val="00150C08"/>
    <w:rsid w:val="0015236F"/>
    <w:rsid w:val="00152A31"/>
    <w:rsid w:val="00156646"/>
    <w:rsid w:val="001616DB"/>
    <w:rsid w:val="00164794"/>
    <w:rsid w:val="00172FCF"/>
    <w:rsid w:val="001748E8"/>
    <w:rsid w:val="001828A4"/>
    <w:rsid w:val="00183F38"/>
    <w:rsid w:val="00186D44"/>
    <w:rsid w:val="00187500"/>
    <w:rsid w:val="0019500D"/>
    <w:rsid w:val="00195969"/>
    <w:rsid w:val="001A314B"/>
    <w:rsid w:val="001A4FCF"/>
    <w:rsid w:val="001A6F26"/>
    <w:rsid w:val="001B199B"/>
    <w:rsid w:val="001B7B3B"/>
    <w:rsid w:val="001C0008"/>
    <w:rsid w:val="001C1EA2"/>
    <w:rsid w:val="001C4B6F"/>
    <w:rsid w:val="001D038E"/>
    <w:rsid w:val="001D397F"/>
    <w:rsid w:val="001D7021"/>
    <w:rsid w:val="00205544"/>
    <w:rsid w:val="00207114"/>
    <w:rsid w:val="00207219"/>
    <w:rsid w:val="002110FE"/>
    <w:rsid w:val="00211626"/>
    <w:rsid w:val="00212B41"/>
    <w:rsid w:val="00212C83"/>
    <w:rsid w:val="00221798"/>
    <w:rsid w:val="00224554"/>
    <w:rsid w:val="0023244D"/>
    <w:rsid w:val="00232DA2"/>
    <w:rsid w:val="0023780C"/>
    <w:rsid w:val="00240793"/>
    <w:rsid w:val="0024084A"/>
    <w:rsid w:val="00244D4F"/>
    <w:rsid w:val="00246920"/>
    <w:rsid w:val="00255126"/>
    <w:rsid w:val="00260CB1"/>
    <w:rsid w:val="002622F7"/>
    <w:rsid w:val="00264CF8"/>
    <w:rsid w:val="00265433"/>
    <w:rsid w:val="002744CE"/>
    <w:rsid w:val="0028384E"/>
    <w:rsid w:val="00286E1F"/>
    <w:rsid w:val="00297155"/>
    <w:rsid w:val="002A0B27"/>
    <w:rsid w:val="002A5691"/>
    <w:rsid w:val="002A6D39"/>
    <w:rsid w:val="002B2022"/>
    <w:rsid w:val="002B6D44"/>
    <w:rsid w:val="002C137E"/>
    <w:rsid w:val="002C52BD"/>
    <w:rsid w:val="002C71C9"/>
    <w:rsid w:val="002C72F9"/>
    <w:rsid w:val="002D23B4"/>
    <w:rsid w:val="002D5324"/>
    <w:rsid w:val="002E3F2D"/>
    <w:rsid w:val="002F32CE"/>
    <w:rsid w:val="002F435C"/>
    <w:rsid w:val="003046C3"/>
    <w:rsid w:val="003103FE"/>
    <w:rsid w:val="003107E3"/>
    <w:rsid w:val="00310C60"/>
    <w:rsid w:val="00324D48"/>
    <w:rsid w:val="00336AB0"/>
    <w:rsid w:val="00340100"/>
    <w:rsid w:val="00340F62"/>
    <w:rsid w:val="00343043"/>
    <w:rsid w:val="0035045C"/>
    <w:rsid w:val="0035091B"/>
    <w:rsid w:val="003527CB"/>
    <w:rsid w:val="00355B46"/>
    <w:rsid w:val="00355C70"/>
    <w:rsid w:val="003613B5"/>
    <w:rsid w:val="00367B14"/>
    <w:rsid w:val="00375C4B"/>
    <w:rsid w:val="003823A7"/>
    <w:rsid w:val="0039456D"/>
    <w:rsid w:val="003A3872"/>
    <w:rsid w:val="003B06B2"/>
    <w:rsid w:val="003B08B0"/>
    <w:rsid w:val="003B1F80"/>
    <w:rsid w:val="003B38BE"/>
    <w:rsid w:val="003B481A"/>
    <w:rsid w:val="003C175F"/>
    <w:rsid w:val="003C2B79"/>
    <w:rsid w:val="003C7017"/>
    <w:rsid w:val="003C75A3"/>
    <w:rsid w:val="003C7D00"/>
    <w:rsid w:val="003D01AD"/>
    <w:rsid w:val="003D1235"/>
    <w:rsid w:val="003D28B4"/>
    <w:rsid w:val="003D6FB3"/>
    <w:rsid w:val="003D780D"/>
    <w:rsid w:val="003E6FB2"/>
    <w:rsid w:val="003F1C03"/>
    <w:rsid w:val="0041360B"/>
    <w:rsid w:val="00422896"/>
    <w:rsid w:val="0043084B"/>
    <w:rsid w:val="004319E3"/>
    <w:rsid w:val="00432DD1"/>
    <w:rsid w:val="00440E8B"/>
    <w:rsid w:val="00441E3F"/>
    <w:rsid w:val="0044453C"/>
    <w:rsid w:val="00444A9F"/>
    <w:rsid w:val="004459BF"/>
    <w:rsid w:val="004477B5"/>
    <w:rsid w:val="00447EE1"/>
    <w:rsid w:val="004541CC"/>
    <w:rsid w:val="00473BA6"/>
    <w:rsid w:val="00476BC7"/>
    <w:rsid w:val="00485B3C"/>
    <w:rsid w:val="0048721F"/>
    <w:rsid w:val="00491908"/>
    <w:rsid w:val="00494F01"/>
    <w:rsid w:val="004965F1"/>
    <w:rsid w:val="004A2674"/>
    <w:rsid w:val="004A40E4"/>
    <w:rsid w:val="004A4F90"/>
    <w:rsid w:val="004A5922"/>
    <w:rsid w:val="004A7FAE"/>
    <w:rsid w:val="004B01C5"/>
    <w:rsid w:val="004B0ED1"/>
    <w:rsid w:val="004B2B26"/>
    <w:rsid w:val="004B69E1"/>
    <w:rsid w:val="004C1E06"/>
    <w:rsid w:val="004D18B3"/>
    <w:rsid w:val="004D2EC7"/>
    <w:rsid w:val="004E484F"/>
    <w:rsid w:val="004E6AE3"/>
    <w:rsid w:val="004E6B16"/>
    <w:rsid w:val="004F4318"/>
    <w:rsid w:val="004F4D1B"/>
    <w:rsid w:val="004F6A19"/>
    <w:rsid w:val="0050132F"/>
    <w:rsid w:val="0051237E"/>
    <w:rsid w:val="00514B7E"/>
    <w:rsid w:val="005204B8"/>
    <w:rsid w:val="005232DC"/>
    <w:rsid w:val="00523C63"/>
    <w:rsid w:val="00524E8D"/>
    <w:rsid w:val="005257D2"/>
    <w:rsid w:val="00531AF8"/>
    <w:rsid w:val="005324FA"/>
    <w:rsid w:val="00534006"/>
    <w:rsid w:val="005374C7"/>
    <w:rsid w:val="00540CE5"/>
    <w:rsid w:val="00547C41"/>
    <w:rsid w:val="00550206"/>
    <w:rsid w:val="0055099F"/>
    <w:rsid w:val="005558BA"/>
    <w:rsid w:val="005669F1"/>
    <w:rsid w:val="00566DF4"/>
    <w:rsid w:val="0056766A"/>
    <w:rsid w:val="00573B78"/>
    <w:rsid w:val="00576628"/>
    <w:rsid w:val="00576D86"/>
    <w:rsid w:val="005776A2"/>
    <w:rsid w:val="00577814"/>
    <w:rsid w:val="00584838"/>
    <w:rsid w:val="00585078"/>
    <w:rsid w:val="00587F13"/>
    <w:rsid w:val="00596997"/>
    <w:rsid w:val="00596DF8"/>
    <w:rsid w:val="005A7682"/>
    <w:rsid w:val="005C043F"/>
    <w:rsid w:val="005C0A85"/>
    <w:rsid w:val="005C10FD"/>
    <w:rsid w:val="005D2601"/>
    <w:rsid w:val="005D3373"/>
    <w:rsid w:val="005D36E2"/>
    <w:rsid w:val="005D6145"/>
    <w:rsid w:val="005D65E8"/>
    <w:rsid w:val="005D6D45"/>
    <w:rsid w:val="005E2B0E"/>
    <w:rsid w:val="005E2F9C"/>
    <w:rsid w:val="005E4016"/>
    <w:rsid w:val="005E5A3C"/>
    <w:rsid w:val="005E6153"/>
    <w:rsid w:val="005F25F6"/>
    <w:rsid w:val="005F6CD5"/>
    <w:rsid w:val="00600F12"/>
    <w:rsid w:val="00602026"/>
    <w:rsid w:val="00603CF0"/>
    <w:rsid w:val="00603CF3"/>
    <w:rsid w:val="00605663"/>
    <w:rsid w:val="006105CA"/>
    <w:rsid w:val="00611126"/>
    <w:rsid w:val="00615FD9"/>
    <w:rsid w:val="00617AD1"/>
    <w:rsid w:val="00620F64"/>
    <w:rsid w:val="00630596"/>
    <w:rsid w:val="006315E1"/>
    <w:rsid w:val="00634B20"/>
    <w:rsid w:val="00634EBB"/>
    <w:rsid w:val="00652964"/>
    <w:rsid w:val="006551CA"/>
    <w:rsid w:val="006566ED"/>
    <w:rsid w:val="006606E9"/>
    <w:rsid w:val="00662830"/>
    <w:rsid w:val="00662D34"/>
    <w:rsid w:val="00664B84"/>
    <w:rsid w:val="00665B4B"/>
    <w:rsid w:val="00680DC2"/>
    <w:rsid w:val="00681250"/>
    <w:rsid w:val="00681907"/>
    <w:rsid w:val="00684F39"/>
    <w:rsid w:val="0069283A"/>
    <w:rsid w:val="006939CB"/>
    <w:rsid w:val="00697062"/>
    <w:rsid w:val="006A0D71"/>
    <w:rsid w:val="006B190A"/>
    <w:rsid w:val="006C0C6D"/>
    <w:rsid w:val="006C3361"/>
    <w:rsid w:val="006D0030"/>
    <w:rsid w:val="006D0CBB"/>
    <w:rsid w:val="006D55E6"/>
    <w:rsid w:val="006E5CCD"/>
    <w:rsid w:val="006F1D3C"/>
    <w:rsid w:val="006F5598"/>
    <w:rsid w:val="006F600E"/>
    <w:rsid w:val="006F6E14"/>
    <w:rsid w:val="006F7858"/>
    <w:rsid w:val="006F7E0F"/>
    <w:rsid w:val="007003C5"/>
    <w:rsid w:val="00702F74"/>
    <w:rsid w:val="00710B00"/>
    <w:rsid w:val="0073026A"/>
    <w:rsid w:val="00735C20"/>
    <w:rsid w:val="007404B6"/>
    <w:rsid w:val="00740AFD"/>
    <w:rsid w:val="0074264A"/>
    <w:rsid w:val="00745CC4"/>
    <w:rsid w:val="0074798C"/>
    <w:rsid w:val="00750650"/>
    <w:rsid w:val="007506CB"/>
    <w:rsid w:val="0075144F"/>
    <w:rsid w:val="007556B6"/>
    <w:rsid w:val="00761FD6"/>
    <w:rsid w:val="007660EE"/>
    <w:rsid w:val="00770D18"/>
    <w:rsid w:val="007735A6"/>
    <w:rsid w:val="00791AB4"/>
    <w:rsid w:val="0079270A"/>
    <w:rsid w:val="007957F4"/>
    <w:rsid w:val="007A607A"/>
    <w:rsid w:val="007B2E86"/>
    <w:rsid w:val="007B524F"/>
    <w:rsid w:val="007B7427"/>
    <w:rsid w:val="007C1C3E"/>
    <w:rsid w:val="007C2439"/>
    <w:rsid w:val="007C4DCE"/>
    <w:rsid w:val="007D0D4E"/>
    <w:rsid w:val="007D14AD"/>
    <w:rsid w:val="007D2D4E"/>
    <w:rsid w:val="007D4194"/>
    <w:rsid w:val="007D7123"/>
    <w:rsid w:val="007E1843"/>
    <w:rsid w:val="007E2BF9"/>
    <w:rsid w:val="007E2D1E"/>
    <w:rsid w:val="007E33FD"/>
    <w:rsid w:val="007F074B"/>
    <w:rsid w:val="007F4308"/>
    <w:rsid w:val="007F50CF"/>
    <w:rsid w:val="007F5CAA"/>
    <w:rsid w:val="00803DF6"/>
    <w:rsid w:val="008042EC"/>
    <w:rsid w:val="00806710"/>
    <w:rsid w:val="00812415"/>
    <w:rsid w:val="00823A82"/>
    <w:rsid w:val="0083155C"/>
    <w:rsid w:val="00832230"/>
    <w:rsid w:val="00834688"/>
    <w:rsid w:val="00855E23"/>
    <w:rsid w:val="00863CC0"/>
    <w:rsid w:val="008717ED"/>
    <w:rsid w:val="00873210"/>
    <w:rsid w:val="008754D3"/>
    <w:rsid w:val="0087584B"/>
    <w:rsid w:val="008818F1"/>
    <w:rsid w:val="00885B4C"/>
    <w:rsid w:val="0088666C"/>
    <w:rsid w:val="00886A85"/>
    <w:rsid w:val="00890491"/>
    <w:rsid w:val="008A05E0"/>
    <w:rsid w:val="008A122E"/>
    <w:rsid w:val="008A1DD4"/>
    <w:rsid w:val="008A24F1"/>
    <w:rsid w:val="008B0CB9"/>
    <w:rsid w:val="008B2368"/>
    <w:rsid w:val="008B2A0D"/>
    <w:rsid w:val="008B33D1"/>
    <w:rsid w:val="008C3900"/>
    <w:rsid w:val="008D0C5A"/>
    <w:rsid w:val="008D5488"/>
    <w:rsid w:val="008D6DE4"/>
    <w:rsid w:val="008E05CF"/>
    <w:rsid w:val="008E11AE"/>
    <w:rsid w:val="008E163F"/>
    <w:rsid w:val="008E3D23"/>
    <w:rsid w:val="008E5504"/>
    <w:rsid w:val="008E6584"/>
    <w:rsid w:val="008F33C1"/>
    <w:rsid w:val="008F425B"/>
    <w:rsid w:val="00900326"/>
    <w:rsid w:val="00901CCA"/>
    <w:rsid w:val="00904EA1"/>
    <w:rsid w:val="00904F1B"/>
    <w:rsid w:val="009059BE"/>
    <w:rsid w:val="009061E3"/>
    <w:rsid w:val="009066FD"/>
    <w:rsid w:val="00911A48"/>
    <w:rsid w:val="009177DD"/>
    <w:rsid w:val="00921991"/>
    <w:rsid w:val="0092209C"/>
    <w:rsid w:val="00940B99"/>
    <w:rsid w:val="009413CC"/>
    <w:rsid w:val="00941968"/>
    <w:rsid w:val="00947FBD"/>
    <w:rsid w:val="00952EB1"/>
    <w:rsid w:val="00954A04"/>
    <w:rsid w:val="00957A50"/>
    <w:rsid w:val="00962245"/>
    <w:rsid w:val="00963B3F"/>
    <w:rsid w:val="0096533A"/>
    <w:rsid w:val="009664E4"/>
    <w:rsid w:val="00967885"/>
    <w:rsid w:val="00972A2C"/>
    <w:rsid w:val="0097468C"/>
    <w:rsid w:val="0097610F"/>
    <w:rsid w:val="00981DEC"/>
    <w:rsid w:val="00982196"/>
    <w:rsid w:val="00984026"/>
    <w:rsid w:val="00997727"/>
    <w:rsid w:val="009A0550"/>
    <w:rsid w:val="009A055C"/>
    <w:rsid w:val="009A27A5"/>
    <w:rsid w:val="009B0416"/>
    <w:rsid w:val="009B1EFB"/>
    <w:rsid w:val="009B479C"/>
    <w:rsid w:val="009C4DAB"/>
    <w:rsid w:val="009D1027"/>
    <w:rsid w:val="009D4EAB"/>
    <w:rsid w:val="009D5BD2"/>
    <w:rsid w:val="009D5C5B"/>
    <w:rsid w:val="009F3DCE"/>
    <w:rsid w:val="009F5D76"/>
    <w:rsid w:val="009F6533"/>
    <w:rsid w:val="009F6ED8"/>
    <w:rsid w:val="00A00DAF"/>
    <w:rsid w:val="00A01DA9"/>
    <w:rsid w:val="00A024EF"/>
    <w:rsid w:val="00A1030B"/>
    <w:rsid w:val="00A11A3B"/>
    <w:rsid w:val="00A12641"/>
    <w:rsid w:val="00A16EFF"/>
    <w:rsid w:val="00A22CFA"/>
    <w:rsid w:val="00A238CC"/>
    <w:rsid w:val="00A23E07"/>
    <w:rsid w:val="00A277AC"/>
    <w:rsid w:val="00A30821"/>
    <w:rsid w:val="00A31B6A"/>
    <w:rsid w:val="00A351C3"/>
    <w:rsid w:val="00A35F21"/>
    <w:rsid w:val="00A41F12"/>
    <w:rsid w:val="00A42FDC"/>
    <w:rsid w:val="00A456D5"/>
    <w:rsid w:val="00A47E5C"/>
    <w:rsid w:val="00A576A6"/>
    <w:rsid w:val="00A604B9"/>
    <w:rsid w:val="00A62AE0"/>
    <w:rsid w:val="00A63A6E"/>
    <w:rsid w:val="00A6745F"/>
    <w:rsid w:val="00A700F9"/>
    <w:rsid w:val="00A7357E"/>
    <w:rsid w:val="00A7696B"/>
    <w:rsid w:val="00A87F7A"/>
    <w:rsid w:val="00A96821"/>
    <w:rsid w:val="00AA66B1"/>
    <w:rsid w:val="00AB543B"/>
    <w:rsid w:val="00AB6C6A"/>
    <w:rsid w:val="00AC3113"/>
    <w:rsid w:val="00AC441F"/>
    <w:rsid w:val="00AC678D"/>
    <w:rsid w:val="00AC71E4"/>
    <w:rsid w:val="00AD1E9A"/>
    <w:rsid w:val="00AD3B72"/>
    <w:rsid w:val="00AE1622"/>
    <w:rsid w:val="00AE25A2"/>
    <w:rsid w:val="00AE4402"/>
    <w:rsid w:val="00AE6EC8"/>
    <w:rsid w:val="00AF0D8F"/>
    <w:rsid w:val="00AF133E"/>
    <w:rsid w:val="00AF31D1"/>
    <w:rsid w:val="00AF5D42"/>
    <w:rsid w:val="00B015C9"/>
    <w:rsid w:val="00B05424"/>
    <w:rsid w:val="00B137E4"/>
    <w:rsid w:val="00B205FA"/>
    <w:rsid w:val="00B24FF1"/>
    <w:rsid w:val="00B27787"/>
    <w:rsid w:val="00B30482"/>
    <w:rsid w:val="00B40DA0"/>
    <w:rsid w:val="00B44873"/>
    <w:rsid w:val="00B456A9"/>
    <w:rsid w:val="00B50284"/>
    <w:rsid w:val="00B50CF5"/>
    <w:rsid w:val="00B53623"/>
    <w:rsid w:val="00B53CF1"/>
    <w:rsid w:val="00B55D3F"/>
    <w:rsid w:val="00B67205"/>
    <w:rsid w:val="00B71399"/>
    <w:rsid w:val="00B71780"/>
    <w:rsid w:val="00B80DEB"/>
    <w:rsid w:val="00B853C2"/>
    <w:rsid w:val="00B9447D"/>
    <w:rsid w:val="00B96362"/>
    <w:rsid w:val="00B973CE"/>
    <w:rsid w:val="00BA3BAF"/>
    <w:rsid w:val="00BA3EC3"/>
    <w:rsid w:val="00BA441E"/>
    <w:rsid w:val="00BA45AD"/>
    <w:rsid w:val="00BA7D6C"/>
    <w:rsid w:val="00BB1672"/>
    <w:rsid w:val="00BB1965"/>
    <w:rsid w:val="00BB4E21"/>
    <w:rsid w:val="00BC2E1E"/>
    <w:rsid w:val="00BC729E"/>
    <w:rsid w:val="00BC7F09"/>
    <w:rsid w:val="00BE1674"/>
    <w:rsid w:val="00BF2D97"/>
    <w:rsid w:val="00BF61F1"/>
    <w:rsid w:val="00BF7191"/>
    <w:rsid w:val="00C0060B"/>
    <w:rsid w:val="00C05673"/>
    <w:rsid w:val="00C07916"/>
    <w:rsid w:val="00C10B0E"/>
    <w:rsid w:val="00C10D4E"/>
    <w:rsid w:val="00C165D8"/>
    <w:rsid w:val="00C17C01"/>
    <w:rsid w:val="00C27403"/>
    <w:rsid w:val="00C34D7F"/>
    <w:rsid w:val="00C37830"/>
    <w:rsid w:val="00C37995"/>
    <w:rsid w:val="00C408A0"/>
    <w:rsid w:val="00C4424F"/>
    <w:rsid w:val="00C50CE7"/>
    <w:rsid w:val="00C54D6E"/>
    <w:rsid w:val="00C57A4B"/>
    <w:rsid w:val="00C619E8"/>
    <w:rsid w:val="00C73B38"/>
    <w:rsid w:val="00C76F4C"/>
    <w:rsid w:val="00C7762E"/>
    <w:rsid w:val="00C7769D"/>
    <w:rsid w:val="00C8119A"/>
    <w:rsid w:val="00C81C4E"/>
    <w:rsid w:val="00C821A3"/>
    <w:rsid w:val="00C8507E"/>
    <w:rsid w:val="00C85CE6"/>
    <w:rsid w:val="00C87C8B"/>
    <w:rsid w:val="00C95BE0"/>
    <w:rsid w:val="00CA193A"/>
    <w:rsid w:val="00CA4A16"/>
    <w:rsid w:val="00CB0A6C"/>
    <w:rsid w:val="00CB415B"/>
    <w:rsid w:val="00CB5D87"/>
    <w:rsid w:val="00CC09AD"/>
    <w:rsid w:val="00CC164F"/>
    <w:rsid w:val="00CC5325"/>
    <w:rsid w:val="00CD0913"/>
    <w:rsid w:val="00CD689E"/>
    <w:rsid w:val="00CE0861"/>
    <w:rsid w:val="00D001CE"/>
    <w:rsid w:val="00D1203A"/>
    <w:rsid w:val="00D16187"/>
    <w:rsid w:val="00D1771D"/>
    <w:rsid w:val="00D17C5B"/>
    <w:rsid w:val="00D22417"/>
    <w:rsid w:val="00D2414E"/>
    <w:rsid w:val="00D25AEE"/>
    <w:rsid w:val="00D275DB"/>
    <w:rsid w:val="00D30A46"/>
    <w:rsid w:val="00D54EE8"/>
    <w:rsid w:val="00D60AD7"/>
    <w:rsid w:val="00D624E2"/>
    <w:rsid w:val="00D646BC"/>
    <w:rsid w:val="00D729D2"/>
    <w:rsid w:val="00D737D8"/>
    <w:rsid w:val="00D74089"/>
    <w:rsid w:val="00D7597D"/>
    <w:rsid w:val="00D76C88"/>
    <w:rsid w:val="00D817DF"/>
    <w:rsid w:val="00D828F3"/>
    <w:rsid w:val="00D901C1"/>
    <w:rsid w:val="00D96A23"/>
    <w:rsid w:val="00DA6365"/>
    <w:rsid w:val="00DB1F4D"/>
    <w:rsid w:val="00DB7CE7"/>
    <w:rsid w:val="00DC2A8E"/>
    <w:rsid w:val="00DC2F85"/>
    <w:rsid w:val="00DC716B"/>
    <w:rsid w:val="00DC7EE5"/>
    <w:rsid w:val="00DD37E8"/>
    <w:rsid w:val="00DE1712"/>
    <w:rsid w:val="00DE2372"/>
    <w:rsid w:val="00DE675F"/>
    <w:rsid w:val="00DE6C51"/>
    <w:rsid w:val="00DF6008"/>
    <w:rsid w:val="00DF6643"/>
    <w:rsid w:val="00DF6925"/>
    <w:rsid w:val="00DF738E"/>
    <w:rsid w:val="00E06B93"/>
    <w:rsid w:val="00E0702C"/>
    <w:rsid w:val="00E0775F"/>
    <w:rsid w:val="00E07888"/>
    <w:rsid w:val="00E11FCB"/>
    <w:rsid w:val="00E1243F"/>
    <w:rsid w:val="00E134E3"/>
    <w:rsid w:val="00E15474"/>
    <w:rsid w:val="00E33210"/>
    <w:rsid w:val="00E33AAF"/>
    <w:rsid w:val="00E351E6"/>
    <w:rsid w:val="00E372AB"/>
    <w:rsid w:val="00E37E44"/>
    <w:rsid w:val="00E45E62"/>
    <w:rsid w:val="00E51D38"/>
    <w:rsid w:val="00E52CE5"/>
    <w:rsid w:val="00E61782"/>
    <w:rsid w:val="00E667EE"/>
    <w:rsid w:val="00E66E3D"/>
    <w:rsid w:val="00E716DE"/>
    <w:rsid w:val="00E87C0C"/>
    <w:rsid w:val="00E92593"/>
    <w:rsid w:val="00EA2831"/>
    <w:rsid w:val="00EA673E"/>
    <w:rsid w:val="00EA7EAC"/>
    <w:rsid w:val="00EB34E4"/>
    <w:rsid w:val="00EB3851"/>
    <w:rsid w:val="00EB64E6"/>
    <w:rsid w:val="00EB6FCF"/>
    <w:rsid w:val="00EC2E3F"/>
    <w:rsid w:val="00EC3E4A"/>
    <w:rsid w:val="00EC634E"/>
    <w:rsid w:val="00ED37E8"/>
    <w:rsid w:val="00EE6DFD"/>
    <w:rsid w:val="00EE74CD"/>
    <w:rsid w:val="00EF4A1D"/>
    <w:rsid w:val="00EF5D4F"/>
    <w:rsid w:val="00F030ED"/>
    <w:rsid w:val="00F115BF"/>
    <w:rsid w:val="00F1216F"/>
    <w:rsid w:val="00F1515D"/>
    <w:rsid w:val="00F16474"/>
    <w:rsid w:val="00F23A8A"/>
    <w:rsid w:val="00F321BE"/>
    <w:rsid w:val="00F36B5A"/>
    <w:rsid w:val="00F43A1C"/>
    <w:rsid w:val="00F544FE"/>
    <w:rsid w:val="00F559F8"/>
    <w:rsid w:val="00F60616"/>
    <w:rsid w:val="00F6389A"/>
    <w:rsid w:val="00F65613"/>
    <w:rsid w:val="00F7241D"/>
    <w:rsid w:val="00F7275C"/>
    <w:rsid w:val="00F731E9"/>
    <w:rsid w:val="00F7607F"/>
    <w:rsid w:val="00F76261"/>
    <w:rsid w:val="00F81E43"/>
    <w:rsid w:val="00F833AB"/>
    <w:rsid w:val="00F94BC5"/>
    <w:rsid w:val="00FA0FCB"/>
    <w:rsid w:val="00FA5F62"/>
    <w:rsid w:val="00FA63FD"/>
    <w:rsid w:val="00FB5150"/>
    <w:rsid w:val="00FB5B0D"/>
    <w:rsid w:val="00FB7D3E"/>
    <w:rsid w:val="00FC5773"/>
    <w:rsid w:val="00FC76D6"/>
    <w:rsid w:val="00FC7B27"/>
    <w:rsid w:val="00FD6C6F"/>
    <w:rsid w:val="00FE3ECA"/>
    <w:rsid w:val="00FE3F48"/>
    <w:rsid w:val="00FF7582"/>
    <w:rsid w:val="05AE0751"/>
    <w:rsid w:val="0DB66DAF"/>
    <w:rsid w:val="10575B40"/>
    <w:rsid w:val="135CB51C"/>
    <w:rsid w:val="15C750C4"/>
    <w:rsid w:val="1C2C358E"/>
    <w:rsid w:val="25D7FEB9"/>
    <w:rsid w:val="27C1BDD0"/>
    <w:rsid w:val="2BF457FD"/>
    <w:rsid w:val="3355E560"/>
    <w:rsid w:val="38525681"/>
    <w:rsid w:val="43C4260B"/>
    <w:rsid w:val="57033BE6"/>
    <w:rsid w:val="5BAFE5C3"/>
    <w:rsid w:val="5EE2D083"/>
    <w:rsid w:val="61371DF9"/>
    <w:rsid w:val="625162A7"/>
    <w:rsid w:val="6425217A"/>
    <w:rsid w:val="669BD759"/>
    <w:rsid w:val="74E057EC"/>
    <w:rsid w:val="78AC33CB"/>
    <w:rsid w:val="7BA3B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AF50"/>
  <w15:docId w15:val="{4357EFCF-C92D-4501-964E-2B3725EF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8B0"/>
    <w:pPr>
      <w:spacing w:line="276" w:lineRule="auto"/>
    </w:pPr>
    <w:rPr>
      <w:rFonts w:asciiTheme="minorHAnsi" w:hAnsiTheme="minorHAnsi"/>
      <w:sz w:val="20"/>
    </w:rPr>
  </w:style>
  <w:style w:type="paragraph" w:styleId="Heading1">
    <w:name w:val="heading 1"/>
    <w:basedOn w:val="Normal"/>
    <w:next w:val="Normal"/>
    <w:link w:val="Heading1Char"/>
    <w:uiPriority w:val="9"/>
    <w:qFormat/>
    <w:rsid w:val="00681907"/>
    <w:pPr>
      <w:keepLines/>
      <w:spacing w:before="240" w:after="0"/>
      <w:outlineLvl w:val="0"/>
    </w:pPr>
    <w:rPr>
      <w:rFonts w:asciiTheme="majorHAnsi" w:eastAsiaTheme="majorEastAsia" w:hAnsiTheme="majorHAnsi" w:cstheme="majorBidi"/>
      <w:b/>
      <w:bCs/>
      <w:color w:val="A20C33" w:themeColor="accent1"/>
      <w:sz w:val="28"/>
      <w:szCs w:val="28"/>
    </w:rPr>
  </w:style>
  <w:style w:type="paragraph" w:styleId="Heading2">
    <w:name w:val="heading 2"/>
    <w:basedOn w:val="Normal"/>
    <w:next w:val="Normal"/>
    <w:link w:val="Heading2Char"/>
    <w:uiPriority w:val="9"/>
    <w:unhideWhenUsed/>
    <w:qFormat/>
    <w:rsid w:val="00E52CE5"/>
    <w:pPr>
      <w:keepLines/>
      <w:spacing w:before="200" w:after="0"/>
      <w:outlineLvl w:val="1"/>
    </w:pPr>
    <w:rPr>
      <w:rFonts w:asciiTheme="majorHAnsi" w:eastAsiaTheme="majorEastAsia" w:hAnsiTheme="majorHAnsi" w:cstheme="majorBidi"/>
      <w:b/>
      <w:bCs/>
      <w:caps/>
      <w:color w:val="A20C33" w:themeColor="accent1"/>
      <w:spacing w:val="20"/>
      <w:sz w:val="24"/>
      <w:szCs w:val="24"/>
    </w:rPr>
  </w:style>
  <w:style w:type="paragraph" w:styleId="Heading3">
    <w:name w:val="heading 3"/>
    <w:basedOn w:val="Normal"/>
    <w:next w:val="Normal"/>
    <w:link w:val="Heading3Char"/>
    <w:uiPriority w:val="9"/>
    <w:unhideWhenUsed/>
    <w:qFormat/>
    <w:rsid w:val="00E52CE5"/>
    <w:pPr>
      <w:keepLines/>
      <w:spacing w:before="200" w:after="0"/>
      <w:outlineLvl w:val="2"/>
    </w:pPr>
    <w:rPr>
      <w:rFonts w:asciiTheme="majorHAnsi" w:eastAsiaTheme="majorEastAsia" w:hAnsiTheme="majorHAnsi" w:cstheme="majorBidi"/>
      <w:b/>
      <w:bCs/>
      <w:color w:val="2F2F2F" w:themeColor="text1" w:themeShade="BF"/>
      <w:sz w:val="22"/>
    </w:rPr>
  </w:style>
  <w:style w:type="paragraph" w:styleId="Heading4">
    <w:name w:val="heading 4"/>
    <w:basedOn w:val="Normal"/>
    <w:next w:val="Normal"/>
    <w:link w:val="Heading4Char"/>
    <w:uiPriority w:val="9"/>
    <w:unhideWhenUsed/>
    <w:rsid w:val="00E52CE5"/>
    <w:pPr>
      <w:keepLines/>
      <w:spacing w:before="200" w:after="0"/>
      <w:outlineLvl w:val="3"/>
    </w:pPr>
    <w:rPr>
      <w:rFonts w:asciiTheme="majorHAnsi" w:eastAsiaTheme="majorEastAsia" w:hAnsiTheme="majorHAnsi" w:cstheme="majorBidi"/>
      <w:b/>
      <w:bCs/>
      <w:i/>
      <w:iCs/>
      <w:color w:val="2F2F2F" w:themeColor="text1" w:themeShade="BF"/>
    </w:rPr>
  </w:style>
  <w:style w:type="paragraph" w:styleId="Heading5">
    <w:name w:val="heading 5"/>
    <w:basedOn w:val="Normal"/>
    <w:next w:val="Normal"/>
    <w:link w:val="Heading5Char"/>
    <w:uiPriority w:val="9"/>
    <w:unhideWhenUsed/>
    <w:rsid w:val="00E52CE5"/>
    <w:pPr>
      <w:keepLines/>
      <w:spacing w:before="200" w:after="0"/>
      <w:outlineLvl w:val="4"/>
    </w:pPr>
    <w:rPr>
      <w:rFonts w:asciiTheme="majorHAnsi" w:eastAsiaTheme="majorEastAsia" w:hAnsiTheme="majorHAnsi" w:cstheme="majorBidi"/>
      <w:color w:val="A20C33" w:themeColor="accent1"/>
    </w:rPr>
  </w:style>
  <w:style w:type="paragraph" w:styleId="Heading6">
    <w:name w:val="heading 6"/>
    <w:basedOn w:val="Normal"/>
    <w:next w:val="Normal"/>
    <w:link w:val="Heading6Char"/>
    <w:uiPriority w:val="9"/>
    <w:unhideWhenUsed/>
    <w:rsid w:val="00E52CE5"/>
    <w:pPr>
      <w:keepLines/>
      <w:spacing w:before="200" w:after="0"/>
      <w:outlineLvl w:val="5"/>
    </w:pPr>
    <w:rPr>
      <w:rFonts w:asciiTheme="majorHAnsi" w:eastAsiaTheme="majorEastAsia" w:hAnsiTheme="majorHAnsi" w:cstheme="majorBidi"/>
      <w:i/>
      <w:iCs/>
      <w:color w:val="A20C33" w:themeColor="accent1"/>
    </w:rPr>
  </w:style>
  <w:style w:type="paragraph" w:styleId="Heading7">
    <w:name w:val="heading 7"/>
    <w:basedOn w:val="Normal"/>
    <w:next w:val="Normal"/>
    <w:link w:val="Heading7Char"/>
    <w:uiPriority w:val="9"/>
    <w:unhideWhenUsed/>
    <w:rsid w:val="00E52CE5"/>
    <w:pPr>
      <w:keepLines/>
      <w:spacing w:before="200" w:after="0"/>
      <w:outlineLvl w:val="6"/>
    </w:pPr>
    <w:rPr>
      <w:rFonts w:asciiTheme="majorHAnsi" w:eastAsiaTheme="majorEastAsia" w:hAnsiTheme="majorHAnsi" w:cstheme="majorBidi"/>
      <w:i/>
      <w:iCs/>
      <w:color w:val="5F5F5F" w:themeColor="background2" w:themeShade="80"/>
    </w:rPr>
  </w:style>
  <w:style w:type="paragraph" w:styleId="Heading8">
    <w:name w:val="heading 8"/>
    <w:basedOn w:val="Normal"/>
    <w:next w:val="Normal"/>
    <w:link w:val="Heading8Char"/>
    <w:uiPriority w:val="9"/>
    <w:unhideWhenUsed/>
    <w:rsid w:val="00E52CE5"/>
    <w:pPr>
      <w:keepLines/>
      <w:spacing w:before="200" w:after="0"/>
      <w:outlineLvl w:val="7"/>
    </w:pPr>
    <w:rPr>
      <w:rFonts w:asciiTheme="majorHAnsi" w:eastAsiaTheme="majorEastAsia" w:hAnsiTheme="majorHAnsi" w:cstheme="majorBidi"/>
      <w:color w:val="5F5F5F" w:themeColor="background2" w:themeShade="80"/>
      <w:szCs w:val="20"/>
    </w:rPr>
  </w:style>
  <w:style w:type="paragraph" w:styleId="Heading9">
    <w:name w:val="heading 9"/>
    <w:basedOn w:val="Normal"/>
    <w:next w:val="Normal"/>
    <w:link w:val="Heading9Char"/>
    <w:uiPriority w:val="9"/>
    <w:unhideWhenUsed/>
    <w:rsid w:val="00E52CE5"/>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7D0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81907"/>
    <w:rPr>
      <w:rFonts w:asciiTheme="majorHAnsi" w:eastAsiaTheme="majorEastAsia" w:hAnsiTheme="majorHAnsi" w:cstheme="majorBidi"/>
      <w:b/>
      <w:bCs/>
      <w:color w:val="A20C33" w:themeColor="accent1"/>
      <w:sz w:val="28"/>
      <w:szCs w:val="28"/>
    </w:rPr>
  </w:style>
  <w:style w:type="character" w:customStyle="1" w:styleId="Heading2Char">
    <w:name w:val="Heading 2 Char"/>
    <w:basedOn w:val="DefaultParagraphFont"/>
    <w:link w:val="Heading2"/>
    <w:uiPriority w:val="9"/>
    <w:rsid w:val="00E52CE5"/>
    <w:rPr>
      <w:rFonts w:asciiTheme="majorHAnsi" w:eastAsiaTheme="majorEastAsia" w:hAnsiTheme="majorHAnsi" w:cstheme="majorBidi"/>
      <w:b/>
      <w:bCs/>
      <w:caps/>
      <w:color w:val="A20C33" w:themeColor="accent1"/>
      <w:spacing w:val="20"/>
      <w:sz w:val="24"/>
      <w:szCs w:val="24"/>
    </w:rPr>
  </w:style>
  <w:style w:type="character" w:customStyle="1" w:styleId="Heading3Char">
    <w:name w:val="Heading 3 Char"/>
    <w:basedOn w:val="DefaultParagraphFont"/>
    <w:link w:val="Heading3"/>
    <w:uiPriority w:val="9"/>
    <w:rsid w:val="00E52CE5"/>
    <w:rPr>
      <w:rFonts w:asciiTheme="majorHAnsi" w:eastAsiaTheme="majorEastAsia" w:hAnsiTheme="majorHAnsi" w:cstheme="majorBidi"/>
      <w:b/>
      <w:bCs/>
      <w:color w:val="2F2F2F" w:themeColor="text1" w:themeShade="BF"/>
    </w:rPr>
  </w:style>
  <w:style w:type="character" w:customStyle="1" w:styleId="Heading4Char">
    <w:name w:val="Heading 4 Char"/>
    <w:basedOn w:val="DefaultParagraphFont"/>
    <w:link w:val="Heading4"/>
    <w:uiPriority w:val="9"/>
    <w:rsid w:val="00E52CE5"/>
    <w:rPr>
      <w:rFonts w:asciiTheme="majorHAnsi" w:eastAsiaTheme="majorEastAsia" w:hAnsiTheme="majorHAnsi" w:cstheme="majorBidi"/>
      <w:b/>
      <w:bCs/>
      <w:i/>
      <w:iCs/>
      <w:color w:val="2F2F2F" w:themeColor="text1" w:themeShade="BF"/>
      <w:sz w:val="20"/>
    </w:rPr>
  </w:style>
  <w:style w:type="paragraph" w:styleId="ListBullet">
    <w:name w:val="List Bullet"/>
    <w:basedOn w:val="Normal"/>
    <w:uiPriority w:val="99"/>
    <w:unhideWhenUsed/>
    <w:qFormat/>
    <w:rsid w:val="005D6D45"/>
    <w:pPr>
      <w:spacing w:after="120"/>
      <w:contextualSpacing/>
    </w:pPr>
    <w:rPr>
      <w:color w:val="5F5F5F" w:themeColor="background2" w:themeShade="80"/>
    </w:rPr>
  </w:style>
  <w:style w:type="paragraph" w:styleId="ListBullet2">
    <w:name w:val="List Bullet 2"/>
    <w:basedOn w:val="ListBullet"/>
    <w:uiPriority w:val="99"/>
    <w:unhideWhenUsed/>
    <w:qFormat/>
    <w:rsid w:val="008D6DE4"/>
    <w:pPr>
      <w:numPr>
        <w:numId w:val="1"/>
      </w:numPr>
    </w:pPr>
  </w:style>
  <w:style w:type="paragraph" w:styleId="ListBullet3">
    <w:name w:val="List Bullet 3"/>
    <w:basedOn w:val="Normal"/>
    <w:next w:val="ListBullet"/>
    <w:uiPriority w:val="99"/>
    <w:unhideWhenUsed/>
    <w:qFormat/>
    <w:rsid w:val="005D6D45"/>
    <w:pPr>
      <w:numPr>
        <w:numId w:val="16"/>
      </w:numPr>
      <w:spacing w:after="120"/>
      <w:contextualSpacing/>
    </w:pPr>
    <w:rPr>
      <w:color w:val="5F5F5F" w:themeColor="background2" w:themeShade="80"/>
    </w:rPr>
  </w:style>
  <w:style w:type="paragraph" w:styleId="ListBullet4">
    <w:name w:val="List Bullet 4"/>
    <w:basedOn w:val="Normal"/>
    <w:next w:val="ListBullet"/>
    <w:uiPriority w:val="99"/>
    <w:unhideWhenUsed/>
    <w:qFormat/>
    <w:rsid w:val="008D6DE4"/>
    <w:pPr>
      <w:numPr>
        <w:numId w:val="3"/>
      </w:numPr>
      <w:spacing w:after="120"/>
      <w:contextualSpacing/>
    </w:pPr>
    <w:rPr>
      <w:color w:val="5F5F5F" w:themeColor="background2" w:themeShade="80"/>
    </w:rPr>
  </w:style>
  <w:style w:type="character" w:styleId="Strong">
    <w:name w:val="Strong"/>
    <w:basedOn w:val="DefaultParagraphFont"/>
    <w:uiPriority w:val="22"/>
    <w:qFormat/>
    <w:rsid w:val="00681250"/>
    <w:rPr>
      <w:b/>
      <w:bCs/>
      <w:color w:val="2F2F2F" w:themeColor="text1" w:themeShade="BF"/>
    </w:rPr>
  </w:style>
  <w:style w:type="character" w:styleId="Emphasis">
    <w:name w:val="Emphasis"/>
    <w:basedOn w:val="DefaultParagraphFont"/>
    <w:uiPriority w:val="20"/>
    <w:qFormat/>
    <w:rsid w:val="00681250"/>
    <w:rPr>
      <w:i/>
      <w:iCs/>
      <w:color w:val="5F5F5F" w:themeColor="background2" w:themeShade="80"/>
    </w:rPr>
  </w:style>
  <w:style w:type="character" w:styleId="IntenseEmphasis">
    <w:name w:val="Intense Emphasis"/>
    <w:basedOn w:val="DefaultParagraphFont"/>
    <w:uiPriority w:val="21"/>
    <w:qFormat/>
    <w:rsid w:val="00D16187"/>
    <w:rPr>
      <w:b/>
      <w:bCs/>
      <w:i/>
      <w:iCs/>
      <w:color w:val="A20C33" w:themeColor="accent1"/>
    </w:rPr>
  </w:style>
  <w:style w:type="paragraph" w:styleId="NoSpacing">
    <w:name w:val="No Spacing"/>
    <w:uiPriority w:val="1"/>
    <w:qFormat/>
    <w:rsid w:val="003B08B0"/>
    <w:pPr>
      <w:spacing w:line="276" w:lineRule="auto"/>
      <w:contextualSpacing/>
    </w:pPr>
    <w:rPr>
      <w:rFonts w:asciiTheme="minorHAnsi" w:hAnsiTheme="minorHAnsi"/>
      <w:sz w:val="20"/>
    </w:rPr>
  </w:style>
  <w:style w:type="character" w:customStyle="1" w:styleId="Heading5Char">
    <w:name w:val="Heading 5 Char"/>
    <w:basedOn w:val="DefaultParagraphFont"/>
    <w:link w:val="Heading5"/>
    <w:uiPriority w:val="9"/>
    <w:rsid w:val="00E52CE5"/>
    <w:rPr>
      <w:rFonts w:asciiTheme="majorHAnsi" w:eastAsiaTheme="majorEastAsia" w:hAnsiTheme="majorHAnsi" w:cstheme="majorBidi"/>
      <w:color w:val="A20C33" w:themeColor="accent1"/>
      <w:sz w:val="20"/>
    </w:rPr>
  </w:style>
  <w:style w:type="character" w:customStyle="1" w:styleId="Heading6Char">
    <w:name w:val="Heading 6 Char"/>
    <w:basedOn w:val="DefaultParagraphFont"/>
    <w:link w:val="Heading6"/>
    <w:uiPriority w:val="9"/>
    <w:rsid w:val="00E52CE5"/>
    <w:rPr>
      <w:rFonts w:asciiTheme="majorHAnsi" w:eastAsiaTheme="majorEastAsia" w:hAnsiTheme="majorHAnsi" w:cstheme="majorBidi"/>
      <w:i/>
      <w:iCs/>
      <w:color w:val="A20C33" w:themeColor="accent1"/>
      <w:sz w:val="20"/>
    </w:rPr>
  </w:style>
  <w:style w:type="character" w:customStyle="1" w:styleId="Heading7Char">
    <w:name w:val="Heading 7 Char"/>
    <w:basedOn w:val="DefaultParagraphFont"/>
    <w:link w:val="Heading7"/>
    <w:uiPriority w:val="9"/>
    <w:rsid w:val="00E52CE5"/>
    <w:rPr>
      <w:rFonts w:asciiTheme="majorHAnsi" w:eastAsiaTheme="majorEastAsia" w:hAnsiTheme="majorHAnsi" w:cstheme="majorBidi"/>
      <w:i/>
      <w:iCs/>
      <w:color w:val="5F5F5F" w:themeColor="background2" w:themeShade="80"/>
      <w:sz w:val="20"/>
    </w:rPr>
  </w:style>
  <w:style w:type="character" w:customStyle="1" w:styleId="Heading8Char">
    <w:name w:val="Heading 8 Char"/>
    <w:basedOn w:val="DefaultParagraphFont"/>
    <w:link w:val="Heading8"/>
    <w:uiPriority w:val="9"/>
    <w:rsid w:val="00E52CE5"/>
    <w:rPr>
      <w:rFonts w:asciiTheme="majorHAnsi" w:eastAsiaTheme="majorEastAsia" w:hAnsiTheme="majorHAnsi" w:cstheme="majorBidi"/>
      <w:color w:val="5F5F5F" w:themeColor="background2" w:themeShade="80"/>
      <w:sz w:val="20"/>
      <w:szCs w:val="20"/>
    </w:rPr>
  </w:style>
  <w:style w:type="character" w:customStyle="1" w:styleId="Heading9Char">
    <w:name w:val="Heading 9 Char"/>
    <w:basedOn w:val="DefaultParagraphFont"/>
    <w:link w:val="Heading9"/>
    <w:uiPriority w:val="9"/>
    <w:rsid w:val="00E52CE5"/>
    <w:rPr>
      <w:rFonts w:asciiTheme="majorHAnsi" w:eastAsiaTheme="majorEastAsia" w:hAnsiTheme="majorHAnsi" w:cstheme="majorBidi"/>
      <w:i/>
      <w:iCs/>
      <w:sz w:val="20"/>
      <w:szCs w:val="20"/>
    </w:rPr>
  </w:style>
  <w:style w:type="character" w:styleId="Hyperlink">
    <w:name w:val="Hyperlink"/>
    <w:basedOn w:val="DefaultParagraphFont"/>
    <w:uiPriority w:val="99"/>
    <w:semiHidden/>
    <w:unhideWhenUsed/>
    <w:rsid w:val="00E52CE5"/>
    <w:rPr>
      <w:color w:val="0000FF"/>
      <w:u w:val="single"/>
    </w:rPr>
  </w:style>
  <w:style w:type="paragraph" w:styleId="Header">
    <w:name w:val="header"/>
    <w:basedOn w:val="Normal"/>
    <w:link w:val="HeaderChar"/>
    <w:uiPriority w:val="99"/>
    <w:unhideWhenUsed/>
    <w:rsid w:val="00E45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E62"/>
    <w:rPr>
      <w:rFonts w:asciiTheme="minorHAnsi" w:hAnsiTheme="minorHAnsi"/>
      <w:sz w:val="20"/>
    </w:rPr>
  </w:style>
  <w:style w:type="paragraph" w:styleId="Footer">
    <w:name w:val="footer"/>
    <w:basedOn w:val="Normal"/>
    <w:link w:val="FooterChar"/>
    <w:uiPriority w:val="99"/>
    <w:unhideWhenUsed/>
    <w:rsid w:val="00E45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E62"/>
    <w:rPr>
      <w:rFonts w:asciiTheme="minorHAnsi" w:hAnsiTheme="minorHAnsi"/>
      <w:sz w:val="20"/>
    </w:rPr>
  </w:style>
  <w:style w:type="character" w:styleId="CommentReference">
    <w:name w:val="annotation reference"/>
    <w:basedOn w:val="DefaultParagraphFont"/>
    <w:uiPriority w:val="99"/>
    <w:semiHidden/>
    <w:unhideWhenUsed/>
    <w:rsid w:val="009F3DCE"/>
    <w:rPr>
      <w:sz w:val="16"/>
      <w:szCs w:val="16"/>
    </w:rPr>
  </w:style>
  <w:style w:type="paragraph" w:styleId="CommentText">
    <w:name w:val="annotation text"/>
    <w:basedOn w:val="Normal"/>
    <w:link w:val="CommentTextChar"/>
    <w:uiPriority w:val="99"/>
    <w:unhideWhenUsed/>
    <w:rsid w:val="009F3DCE"/>
    <w:pPr>
      <w:spacing w:line="240" w:lineRule="auto"/>
    </w:pPr>
    <w:rPr>
      <w:szCs w:val="20"/>
    </w:rPr>
  </w:style>
  <w:style w:type="character" w:customStyle="1" w:styleId="CommentTextChar">
    <w:name w:val="Comment Text Char"/>
    <w:basedOn w:val="DefaultParagraphFont"/>
    <w:link w:val="CommentText"/>
    <w:uiPriority w:val="99"/>
    <w:rsid w:val="009F3DCE"/>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9F3DCE"/>
    <w:rPr>
      <w:b/>
      <w:bCs/>
    </w:rPr>
  </w:style>
  <w:style w:type="character" w:customStyle="1" w:styleId="CommentSubjectChar">
    <w:name w:val="Comment Subject Char"/>
    <w:basedOn w:val="CommentTextChar"/>
    <w:link w:val="CommentSubject"/>
    <w:uiPriority w:val="99"/>
    <w:semiHidden/>
    <w:rsid w:val="009F3DCE"/>
    <w:rPr>
      <w:rFonts w:asciiTheme="minorHAnsi" w:hAnsiTheme="minorHAnsi"/>
      <w:b/>
      <w:bCs/>
      <w:sz w:val="20"/>
      <w:szCs w:val="20"/>
    </w:rPr>
  </w:style>
  <w:style w:type="paragraph" w:styleId="BalloonText">
    <w:name w:val="Balloon Text"/>
    <w:basedOn w:val="Normal"/>
    <w:link w:val="BalloonTextChar"/>
    <w:uiPriority w:val="99"/>
    <w:semiHidden/>
    <w:unhideWhenUsed/>
    <w:rsid w:val="009F3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3DCE"/>
    <w:rPr>
      <w:rFonts w:ascii="Segoe UI" w:hAnsi="Segoe UI" w:cs="Segoe UI"/>
      <w:sz w:val="18"/>
      <w:szCs w:val="18"/>
    </w:rPr>
  </w:style>
  <w:style w:type="paragraph" w:customStyle="1" w:styleId="Default">
    <w:name w:val="Default"/>
    <w:rsid w:val="006315E1"/>
    <w:pPr>
      <w:autoSpaceDE w:val="0"/>
      <w:autoSpaceDN w:val="0"/>
      <w:adjustRightInd w:val="0"/>
      <w:spacing w:after="0"/>
    </w:pPr>
    <w:rPr>
      <w:rFonts w:ascii="Arial" w:eastAsia="Arial" w:hAnsi="Arial" w:cs="Arial"/>
      <w:color w:val="000000"/>
      <w:sz w:val="24"/>
      <w:szCs w:val="24"/>
    </w:rPr>
  </w:style>
  <w:style w:type="paragraph" w:styleId="ListParagraph">
    <w:name w:val="List Paragraph"/>
    <w:basedOn w:val="Normal"/>
    <w:uiPriority w:val="34"/>
    <w:qFormat/>
    <w:rsid w:val="006D0CBB"/>
    <w:pPr>
      <w:ind w:left="720"/>
      <w:contextualSpacing/>
    </w:pPr>
  </w:style>
  <w:style w:type="paragraph" w:styleId="BodyText">
    <w:name w:val="Body Text"/>
    <w:basedOn w:val="Normal"/>
    <w:link w:val="BodyTextChar"/>
    <w:uiPriority w:val="99"/>
    <w:unhideWhenUsed/>
    <w:rsid w:val="0019500D"/>
    <w:pPr>
      <w:widowControl w:val="0"/>
      <w:spacing w:after="120" w:line="240" w:lineRule="auto"/>
      <w:jc w:val="both"/>
    </w:pPr>
    <w:rPr>
      <w:rFonts w:ascii="Calibri" w:eastAsia="Times New Roman" w:hAnsi="Calibri"/>
      <w:snapToGrid w:val="0"/>
      <w:sz w:val="24"/>
      <w:szCs w:val="20"/>
    </w:rPr>
  </w:style>
  <w:style w:type="character" w:customStyle="1" w:styleId="BodyTextChar">
    <w:name w:val="Body Text Char"/>
    <w:basedOn w:val="DefaultParagraphFont"/>
    <w:link w:val="BodyText"/>
    <w:uiPriority w:val="99"/>
    <w:rsid w:val="0019500D"/>
    <w:rPr>
      <w:rFonts w:ascii="Calibri" w:eastAsia="Times New Roman" w:hAnsi="Calibri"/>
      <w:snapToGrid w:val="0"/>
      <w:sz w:val="24"/>
      <w:szCs w:val="20"/>
    </w:rPr>
  </w:style>
  <w:style w:type="paragraph" w:styleId="Revision">
    <w:name w:val="Revision"/>
    <w:hidden/>
    <w:uiPriority w:val="99"/>
    <w:semiHidden/>
    <w:rsid w:val="00224554"/>
    <w:pPr>
      <w:spacing w:after="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4242">
      <w:bodyDiv w:val="1"/>
      <w:marLeft w:val="0"/>
      <w:marRight w:val="0"/>
      <w:marTop w:val="0"/>
      <w:marBottom w:val="0"/>
      <w:divBdr>
        <w:top w:val="none" w:sz="0" w:space="0" w:color="auto"/>
        <w:left w:val="none" w:sz="0" w:space="0" w:color="auto"/>
        <w:bottom w:val="none" w:sz="0" w:space="0" w:color="auto"/>
        <w:right w:val="none" w:sz="0" w:space="0" w:color="auto"/>
      </w:divBdr>
    </w:div>
    <w:div w:id="130363027">
      <w:bodyDiv w:val="1"/>
      <w:marLeft w:val="0"/>
      <w:marRight w:val="0"/>
      <w:marTop w:val="0"/>
      <w:marBottom w:val="0"/>
      <w:divBdr>
        <w:top w:val="none" w:sz="0" w:space="0" w:color="auto"/>
        <w:left w:val="none" w:sz="0" w:space="0" w:color="auto"/>
        <w:bottom w:val="none" w:sz="0" w:space="0" w:color="auto"/>
        <w:right w:val="none" w:sz="0" w:space="0" w:color="auto"/>
      </w:divBdr>
    </w:div>
    <w:div w:id="132212118">
      <w:bodyDiv w:val="1"/>
      <w:marLeft w:val="0"/>
      <w:marRight w:val="0"/>
      <w:marTop w:val="0"/>
      <w:marBottom w:val="0"/>
      <w:divBdr>
        <w:top w:val="none" w:sz="0" w:space="0" w:color="auto"/>
        <w:left w:val="none" w:sz="0" w:space="0" w:color="auto"/>
        <w:bottom w:val="none" w:sz="0" w:space="0" w:color="auto"/>
        <w:right w:val="none" w:sz="0" w:space="0" w:color="auto"/>
      </w:divBdr>
    </w:div>
    <w:div w:id="138617391">
      <w:bodyDiv w:val="1"/>
      <w:marLeft w:val="0"/>
      <w:marRight w:val="0"/>
      <w:marTop w:val="0"/>
      <w:marBottom w:val="0"/>
      <w:divBdr>
        <w:top w:val="none" w:sz="0" w:space="0" w:color="auto"/>
        <w:left w:val="none" w:sz="0" w:space="0" w:color="auto"/>
        <w:bottom w:val="none" w:sz="0" w:space="0" w:color="auto"/>
        <w:right w:val="none" w:sz="0" w:space="0" w:color="auto"/>
      </w:divBdr>
    </w:div>
    <w:div w:id="181208871">
      <w:bodyDiv w:val="1"/>
      <w:marLeft w:val="0"/>
      <w:marRight w:val="0"/>
      <w:marTop w:val="0"/>
      <w:marBottom w:val="0"/>
      <w:divBdr>
        <w:top w:val="none" w:sz="0" w:space="0" w:color="auto"/>
        <w:left w:val="none" w:sz="0" w:space="0" w:color="auto"/>
        <w:bottom w:val="none" w:sz="0" w:space="0" w:color="auto"/>
        <w:right w:val="none" w:sz="0" w:space="0" w:color="auto"/>
      </w:divBdr>
    </w:div>
    <w:div w:id="234780933">
      <w:bodyDiv w:val="1"/>
      <w:marLeft w:val="0"/>
      <w:marRight w:val="0"/>
      <w:marTop w:val="0"/>
      <w:marBottom w:val="0"/>
      <w:divBdr>
        <w:top w:val="none" w:sz="0" w:space="0" w:color="auto"/>
        <w:left w:val="none" w:sz="0" w:space="0" w:color="auto"/>
        <w:bottom w:val="none" w:sz="0" w:space="0" w:color="auto"/>
        <w:right w:val="none" w:sz="0" w:space="0" w:color="auto"/>
      </w:divBdr>
    </w:div>
    <w:div w:id="271909322">
      <w:bodyDiv w:val="1"/>
      <w:marLeft w:val="0"/>
      <w:marRight w:val="0"/>
      <w:marTop w:val="0"/>
      <w:marBottom w:val="0"/>
      <w:divBdr>
        <w:top w:val="none" w:sz="0" w:space="0" w:color="auto"/>
        <w:left w:val="none" w:sz="0" w:space="0" w:color="auto"/>
        <w:bottom w:val="none" w:sz="0" w:space="0" w:color="auto"/>
        <w:right w:val="none" w:sz="0" w:space="0" w:color="auto"/>
      </w:divBdr>
    </w:div>
    <w:div w:id="300159133">
      <w:bodyDiv w:val="1"/>
      <w:marLeft w:val="0"/>
      <w:marRight w:val="0"/>
      <w:marTop w:val="0"/>
      <w:marBottom w:val="0"/>
      <w:divBdr>
        <w:top w:val="none" w:sz="0" w:space="0" w:color="auto"/>
        <w:left w:val="none" w:sz="0" w:space="0" w:color="auto"/>
        <w:bottom w:val="none" w:sz="0" w:space="0" w:color="auto"/>
        <w:right w:val="none" w:sz="0" w:space="0" w:color="auto"/>
      </w:divBdr>
    </w:div>
    <w:div w:id="386801971">
      <w:bodyDiv w:val="1"/>
      <w:marLeft w:val="0"/>
      <w:marRight w:val="0"/>
      <w:marTop w:val="0"/>
      <w:marBottom w:val="0"/>
      <w:divBdr>
        <w:top w:val="none" w:sz="0" w:space="0" w:color="auto"/>
        <w:left w:val="none" w:sz="0" w:space="0" w:color="auto"/>
        <w:bottom w:val="none" w:sz="0" w:space="0" w:color="auto"/>
        <w:right w:val="none" w:sz="0" w:space="0" w:color="auto"/>
      </w:divBdr>
    </w:div>
    <w:div w:id="458032605">
      <w:bodyDiv w:val="1"/>
      <w:marLeft w:val="0"/>
      <w:marRight w:val="0"/>
      <w:marTop w:val="0"/>
      <w:marBottom w:val="0"/>
      <w:divBdr>
        <w:top w:val="none" w:sz="0" w:space="0" w:color="auto"/>
        <w:left w:val="none" w:sz="0" w:space="0" w:color="auto"/>
        <w:bottom w:val="none" w:sz="0" w:space="0" w:color="auto"/>
        <w:right w:val="none" w:sz="0" w:space="0" w:color="auto"/>
      </w:divBdr>
    </w:div>
    <w:div w:id="471408495">
      <w:bodyDiv w:val="1"/>
      <w:marLeft w:val="0"/>
      <w:marRight w:val="0"/>
      <w:marTop w:val="0"/>
      <w:marBottom w:val="0"/>
      <w:divBdr>
        <w:top w:val="none" w:sz="0" w:space="0" w:color="auto"/>
        <w:left w:val="none" w:sz="0" w:space="0" w:color="auto"/>
        <w:bottom w:val="none" w:sz="0" w:space="0" w:color="auto"/>
        <w:right w:val="none" w:sz="0" w:space="0" w:color="auto"/>
      </w:divBdr>
    </w:div>
    <w:div w:id="491063921">
      <w:bodyDiv w:val="1"/>
      <w:marLeft w:val="0"/>
      <w:marRight w:val="0"/>
      <w:marTop w:val="0"/>
      <w:marBottom w:val="0"/>
      <w:divBdr>
        <w:top w:val="none" w:sz="0" w:space="0" w:color="auto"/>
        <w:left w:val="none" w:sz="0" w:space="0" w:color="auto"/>
        <w:bottom w:val="none" w:sz="0" w:space="0" w:color="auto"/>
        <w:right w:val="none" w:sz="0" w:space="0" w:color="auto"/>
      </w:divBdr>
    </w:div>
    <w:div w:id="680550913">
      <w:bodyDiv w:val="1"/>
      <w:marLeft w:val="0"/>
      <w:marRight w:val="0"/>
      <w:marTop w:val="0"/>
      <w:marBottom w:val="0"/>
      <w:divBdr>
        <w:top w:val="none" w:sz="0" w:space="0" w:color="auto"/>
        <w:left w:val="none" w:sz="0" w:space="0" w:color="auto"/>
        <w:bottom w:val="none" w:sz="0" w:space="0" w:color="auto"/>
        <w:right w:val="none" w:sz="0" w:space="0" w:color="auto"/>
      </w:divBdr>
    </w:div>
    <w:div w:id="803738241">
      <w:bodyDiv w:val="1"/>
      <w:marLeft w:val="0"/>
      <w:marRight w:val="0"/>
      <w:marTop w:val="0"/>
      <w:marBottom w:val="0"/>
      <w:divBdr>
        <w:top w:val="none" w:sz="0" w:space="0" w:color="auto"/>
        <w:left w:val="none" w:sz="0" w:space="0" w:color="auto"/>
        <w:bottom w:val="none" w:sz="0" w:space="0" w:color="auto"/>
        <w:right w:val="none" w:sz="0" w:space="0" w:color="auto"/>
      </w:divBdr>
    </w:div>
    <w:div w:id="856772219">
      <w:bodyDiv w:val="1"/>
      <w:marLeft w:val="0"/>
      <w:marRight w:val="0"/>
      <w:marTop w:val="0"/>
      <w:marBottom w:val="0"/>
      <w:divBdr>
        <w:top w:val="none" w:sz="0" w:space="0" w:color="auto"/>
        <w:left w:val="none" w:sz="0" w:space="0" w:color="auto"/>
        <w:bottom w:val="none" w:sz="0" w:space="0" w:color="auto"/>
        <w:right w:val="none" w:sz="0" w:space="0" w:color="auto"/>
      </w:divBdr>
    </w:div>
    <w:div w:id="873998649">
      <w:bodyDiv w:val="1"/>
      <w:marLeft w:val="0"/>
      <w:marRight w:val="0"/>
      <w:marTop w:val="0"/>
      <w:marBottom w:val="0"/>
      <w:divBdr>
        <w:top w:val="none" w:sz="0" w:space="0" w:color="auto"/>
        <w:left w:val="none" w:sz="0" w:space="0" w:color="auto"/>
        <w:bottom w:val="none" w:sz="0" w:space="0" w:color="auto"/>
        <w:right w:val="none" w:sz="0" w:space="0" w:color="auto"/>
      </w:divBdr>
    </w:div>
    <w:div w:id="900752342">
      <w:bodyDiv w:val="1"/>
      <w:marLeft w:val="0"/>
      <w:marRight w:val="0"/>
      <w:marTop w:val="0"/>
      <w:marBottom w:val="0"/>
      <w:divBdr>
        <w:top w:val="none" w:sz="0" w:space="0" w:color="auto"/>
        <w:left w:val="none" w:sz="0" w:space="0" w:color="auto"/>
        <w:bottom w:val="none" w:sz="0" w:space="0" w:color="auto"/>
        <w:right w:val="none" w:sz="0" w:space="0" w:color="auto"/>
      </w:divBdr>
    </w:div>
    <w:div w:id="932275791">
      <w:bodyDiv w:val="1"/>
      <w:marLeft w:val="0"/>
      <w:marRight w:val="0"/>
      <w:marTop w:val="0"/>
      <w:marBottom w:val="0"/>
      <w:divBdr>
        <w:top w:val="none" w:sz="0" w:space="0" w:color="auto"/>
        <w:left w:val="none" w:sz="0" w:space="0" w:color="auto"/>
        <w:bottom w:val="none" w:sz="0" w:space="0" w:color="auto"/>
        <w:right w:val="none" w:sz="0" w:space="0" w:color="auto"/>
      </w:divBdr>
    </w:div>
    <w:div w:id="1061903978">
      <w:bodyDiv w:val="1"/>
      <w:marLeft w:val="0"/>
      <w:marRight w:val="0"/>
      <w:marTop w:val="0"/>
      <w:marBottom w:val="0"/>
      <w:divBdr>
        <w:top w:val="none" w:sz="0" w:space="0" w:color="auto"/>
        <w:left w:val="none" w:sz="0" w:space="0" w:color="auto"/>
        <w:bottom w:val="none" w:sz="0" w:space="0" w:color="auto"/>
        <w:right w:val="none" w:sz="0" w:space="0" w:color="auto"/>
      </w:divBdr>
    </w:div>
    <w:div w:id="1072628931">
      <w:bodyDiv w:val="1"/>
      <w:marLeft w:val="0"/>
      <w:marRight w:val="0"/>
      <w:marTop w:val="0"/>
      <w:marBottom w:val="0"/>
      <w:divBdr>
        <w:top w:val="none" w:sz="0" w:space="0" w:color="auto"/>
        <w:left w:val="none" w:sz="0" w:space="0" w:color="auto"/>
        <w:bottom w:val="none" w:sz="0" w:space="0" w:color="auto"/>
        <w:right w:val="none" w:sz="0" w:space="0" w:color="auto"/>
      </w:divBdr>
    </w:div>
    <w:div w:id="1161234687">
      <w:bodyDiv w:val="1"/>
      <w:marLeft w:val="0"/>
      <w:marRight w:val="0"/>
      <w:marTop w:val="0"/>
      <w:marBottom w:val="0"/>
      <w:divBdr>
        <w:top w:val="none" w:sz="0" w:space="0" w:color="auto"/>
        <w:left w:val="none" w:sz="0" w:space="0" w:color="auto"/>
        <w:bottom w:val="none" w:sz="0" w:space="0" w:color="auto"/>
        <w:right w:val="none" w:sz="0" w:space="0" w:color="auto"/>
      </w:divBdr>
    </w:div>
    <w:div w:id="1167205134">
      <w:bodyDiv w:val="1"/>
      <w:marLeft w:val="0"/>
      <w:marRight w:val="0"/>
      <w:marTop w:val="0"/>
      <w:marBottom w:val="0"/>
      <w:divBdr>
        <w:top w:val="none" w:sz="0" w:space="0" w:color="auto"/>
        <w:left w:val="none" w:sz="0" w:space="0" w:color="auto"/>
        <w:bottom w:val="none" w:sz="0" w:space="0" w:color="auto"/>
        <w:right w:val="none" w:sz="0" w:space="0" w:color="auto"/>
      </w:divBdr>
    </w:div>
    <w:div w:id="1216815049">
      <w:bodyDiv w:val="1"/>
      <w:marLeft w:val="0"/>
      <w:marRight w:val="0"/>
      <w:marTop w:val="0"/>
      <w:marBottom w:val="0"/>
      <w:divBdr>
        <w:top w:val="none" w:sz="0" w:space="0" w:color="auto"/>
        <w:left w:val="none" w:sz="0" w:space="0" w:color="auto"/>
        <w:bottom w:val="none" w:sz="0" w:space="0" w:color="auto"/>
        <w:right w:val="none" w:sz="0" w:space="0" w:color="auto"/>
      </w:divBdr>
    </w:div>
    <w:div w:id="1242641266">
      <w:bodyDiv w:val="1"/>
      <w:marLeft w:val="0"/>
      <w:marRight w:val="0"/>
      <w:marTop w:val="0"/>
      <w:marBottom w:val="0"/>
      <w:divBdr>
        <w:top w:val="none" w:sz="0" w:space="0" w:color="auto"/>
        <w:left w:val="none" w:sz="0" w:space="0" w:color="auto"/>
        <w:bottom w:val="none" w:sz="0" w:space="0" w:color="auto"/>
        <w:right w:val="none" w:sz="0" w:space="0" w:color="auto"/>
      </w:divBdr>
      <w:divsChild>
        <w:div w:id="1844198016">
          <w:marLeft w:val="0"/>
          <w:marRight w:val="0"/>
          <w:marTop w:val="0"/>
          <w:marBottom w:val="0"/>
          <w:divBdr>
            <w:top w:val="none" w:sz="0" w:space="0" w:color="auto"/>
            <w:left w:val="none" w:sz="0" w:space="0" w:color="auto"/>
            <w:bottom w:val="none" w:sz="0" w:space="0" w:color="auto"/>
            <w:right w:val="none" w:sz="0" w:space="0" w:color="auto"/>
          </w:divBdr>
          <w:divsChild>
            <w:div w:id="100894401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53778061">
      <w:bodyDiv w:val="1"/>
      <w:marLeft w:val="0"/>
      <w:marRight w:val="0"/>
      <w:marTop w:val="0"/>
      <w:marBottom w:val="0"/>
      <w:divBdr>
        <w:top w:val="none" w:sz="0" w:space="0" w:color="auto"/>
        <w:left w:val="none" w:sz="0" w:space="0" w:color="auto"/>
        <w:bottom w:val="none" w:sz="0" w:space="0" w:color="auto"/>
        <w:right w:val="none" w:sz="0" w:space="0" w:color="auto"/>
      </w:divBdr>
    </w:div>
    <w:div w:id="1289163122">
      <w:bodyDiv w:val="1"/>
      <w:marLeft w:val="0"/>
      <w:marRight w:val="0"/>
      <w:marTop w:val="0"/>
      <w:marBottom w:val="0"/>
      <w:divBdr>
        <w:top w:val="none" w:sz="0" w:space="0" w:color="auto"/>
        <w:left w:val="none" w:sz="0" w:space="0" w:color="auto"/>
        <w:bottom w:val="none" w:sz="0" w:space="0" w:color="auto"/>
        <w:right w:val="none" w:sz="0" w:space="0" w:color="auto"/>
      </w:divBdr>
    </w:div>
    <w:div w:id="1329796240">
      <w:bodyDiv w:val="1"/>
      <w:marLeft w:val="0"/>
      <w:marRight w:val="0"/>
      <w:marTop w:val="0"/>
      <w:marBottom w:val="0"/>
      <w:divBdr>
        <w:top w:val="none" w:sz="0" w:space="0" w:color="auto"/>
        <w:left w:val="none" w:sz="0" w:space="0" w:color="auto"/>
        <w:bottom w:val="none" w:sz="0" w:space="0" w:color="auto"/>
        <w:right w:val="none" w:sz="0" w:space="0" w:color="auto"/>
      </w:divBdr>
    </w:div>
    <w:div w:id="1330133199">
      <w:bodyDiv w:val="1"/>
      <w:marLeft w:val="0"/>
      <w:marRight w:val="0"/>
      <w:marTop w:val="0"/>
      <w:marBottom w:val="0"/>
      <w:divBdr>
        <w:top w:val="none" w:sz="0" w:space="0" w:color="auto"/>
        <w:left w:val="none" w:sz="0" w:space="0" w:color="auto"/>
        <w:bottom w:val="none" w:sz="0" w:space="0" w:color="auto"/>
        <w:right w:val="none" w:sz="0" w:space="0" w:color="auto"/>
      </w:divBdr>
    </w:div>
    <w:div w:id="1348101588">
      <w:bodyDiv w:val="1"/>
      <w:marLeft w:val="0"/>
      <w:marRight w:val="0"/>
      <w:marTop w:val="0"/>
      <w:marBottom w:val="0"/>
      <w:divBdr>
        <w:top w:val="none" w:sz="0" w:space="0" w:color="auto"/>
        <w:left w:val="none" w:sz="0" w:space="0" w:color="auto"/>
        <w:bottom w:val="none" w:sz="0" w:space="0" w:color="auto"/>
        <w:right w:val="none" w:sz="0" w:space="0" w:color="auto"/>
      </w:divBdr>
    </w:div>
    <w:div w:id="1438520592">
      <w:bodyDiv w:val="1"/>
      <w:marLeft w:val="0"/>
      <w:marRight w:val="0"/>
      <w:marTop w:val="0"/>
      <w:marBottom w:val="0"/>
      <w:divBdr>
        <w:top w:val="none" w:sz="0" w:space="0" w:color="auto"/>
        <w:left w:val="none" w:sz="0" w:space="0" w:color="auto"/>
        <w:bottom w:val="none" w:sz="0" w:space="0" w:color="auto"/>
        <w:right w:val="none" w:sz="0" w:space="0" w:color="auto"/>
      </w:divBdr>
    </w:div>
    <w:div w:id="1442606895">
      <w:bodyDiv w:val="1"/>
      <w:marLeft w:val="0"/>
      <w:marRight w:val="0"/>
      <w:marTop w:val="0"/>
      <w:marBottom w:val="0"/>
      <w:divBdr>
        <w:top w:val="none" w:sz="0" w:space="0" w:color="auto"/>
        <w:left w:val="none" w:sz="0" w:space="0" w:color="auto"/>
        <w:bottom w:val="none" w:sz="0" w:space="0" w:color="auto"/>
        <w:right w:val="none" w:sz="0" w:space="0" w:color="auto"/>
      </w:divBdr>
    </w:div>
    <w:div w:id="1532499090">
      <w:bodyDiv w:val="1"/>
      <w:marLeft w:val="0"/>
      <w:marRight w:val="0"/>
      <w:marTop w:val="0"/>
      <w:marBottom w:val="0"/>
      <w:divBdr>
        <w:top w:val="none" w:sz="0" w:space="0" w:color="auto"/>
        <w:left w:val="none" w:sz="0" w:space="0" w:color="auto"/>
        <w:bottom w:val="none" w:sz="0" w:space="0" w:color="auto"/>
        <w:right w:val="none" w:sz="0" w:space="0" w:color="auto"/>
      </w:divBdr>
    </w:div>
    <w:div w:id="1533492563">
      <w:bodyDiv w:val="1"/>
      <w:marLeft w:val="0"/>
      <w:marRight w:val="0"/>
      <w:marTop w:val="0"/>
      <w:marBottom w:val="0"/>
      <w:divBdr>
        <w:top w:val="none" w:sz="0" w:space="0" w:color="auto"/>
        <w:left w:val="none" w:sz="0" w:space="0" w:color="auto"/>
        <w:bottom w:val="none" w:sz="0" w:space="0" w:color="auto"/>
        <w:right w:val="none" w:sz="0" w:space="0" w:color="auto"/>
      </w:divBdr>
    </w:div>
    <w:div w:id="1587838137">
      <w:bodyDiv w:val="1"/>
      <w:marLeft w:val="0"/>
      <w:marRight w:val="0"/>
      <w:marTop w:val="0"/>
      <w:marBottom w:val="0"/>
      <w:divBdr>
        <w:top w:val="none" w:sz="0" w:space="0" w:color="auto"/>
        <w:left w:val="none" w:sz="0" w:space="0" w:color="auto"/>
        <w:bottom w:val="none" w:sz="0" w:space="0" w:color="auto"/>
        <w:right w:val="none" w:sz="0" w:space="0" w:color="auto"/>
      </w:divBdr>
      <w:divsChild>
        <w:div w:id="1594317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9886518">
              <w:marLeft w:val="0"/>
              <w:marRight w:val="0"/>
              <w:marTop w:val="0"/>
              <w:marBottom w:val="0"/>
              <w:divBdr>
                <w:top w:val="none" w:sz="0" w:space="0" w:color="auto"/>
                <w:left w:val="none" w:sz="0" w:space="0" w:color="auto"/>
                <w:bottom w:val="none" w:sz="0" w:space="0" w:color="auto"/>
                <w:right w:val="none" w:sz="0" w:space="0" w:color="auto"/>
              </w:divBdr>
              <w:divsChild>
                <w:div w:id="10938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2179">
      <w:bodyDiv w:val="1"/>
      <w:marLeft w:val="0"/>
      <w:marRight w:val="0"/>
      <w:marTop w:val="0"/>
      <w:marBottom w:val="0"/>
      <w:divBdr>
        <w:top w:val="none" w:sz="0" w:space="0" w:color="auto"/>
        <w:left w:val="none" w:sz="0" w:space="0" w:color="auto"/>
        <w:bottom w:val="none" w:sz="0" w:space="0" w:color="auto"/>
        <w:right w:val="none" w:sz="0" w:space="0" w:color="auto"/>
      </w:divBdr>
    </w:div>
    <w:div w:id="1631983275">
      <w:bodyDiv w:val="1"/>
      <w:marLeft w:val="0"/>
      <w:marRight w:val="0"/>
      <w:marTop w:val="0"/>
      <w:marBottom w:val="0"/>
      <w:divBdr>
        <w:top w:val="none" w:sz="0" w:space="0" w:color="auto"/>
        <w:left w:val="none" w:sz="0" w:space="0" w:color="auto"/>
        <w:bottom w:val="none" w:sz="0" w:space="0" w:color="auto"/>
        <w:right w:val="none" w:sz="0" w:space="0" w:color="auto"/>
      </w:divBdr>
    </w:div>
    <w:div w:id="1642004538">
      <w:bodyDiv w:val="1"/>
      <w:marLeft w:val="0"/>
      <w:marRight w:val="0"/>
      <w:marTop w:val="0"/>
      <w:marBottom w:val="0"/>
      <w:divBdr>
        <w:top w:val="none" w:sz="0" w:space="0" w:color="auto"/>
        <w:left w:val="none" w:sz="0" w:space="0" w:color="auto"/>
        <w:bottom w:val="none" w:sz="0" w:space="0" w:color="auto"/>
        <w:right w:val="none" w:sz="0" w:space="0" w:color="auto"/>
      </w:divBdr>
    </w:div>
    <w:div w:id="1645162236">
      <w:bodyDiv w:val="1"/>
      <w:marLeft w:val="0"/>
      <w:marRight w:val="0"/>
      <w:marTop w:val="0"/>
      <w:marBottom w:val="0"/>
      <w:divBdr>
        <w:top w:val="none" w:sz="0" w:space="0" w:color="auto"/>
        <w:left w:val="none" w:sz="0" w:space="0" w:color="auto"/>
        <w:bottom w:val="none" w:sz="0" w:space="0" w:color="auto"/>
        <w:right w:val="none" w:sz="0" w:space="0" w:color="auto"/>
      </w:divBdr>
    </w:div>
    <w:div w:id="1798335132">
      <w:bodyDiv w:val="1"/>
      <w:marLeft w:val="0"/>
      <w:marRight w:val="0"/>
      <w:marTop w:val="0"/>
      <w:marBottom w:val="0"/>
      <w:divBdr>
        <w:top w:val="none" w:sz="0" w:space="0" w:color="auto"/>
        <w:left w:val="none" w:sz="0" w:space="0" w:color="auto"/>
        <w:bottom w:val="none" w:sz="0" w:space="0" w:color="auto"/>
        <w:right w:val="none" w:sz="0" w:space="0" w:color="auto"/>
      </w:divBdr>
    </w:div>
    <w:div w:id="1890264171">
      <w:bodyDiv w:val="1"/>
      <w:marLeft w:val="0"/>
      <w:marRight w:val="0"/>
      <w:marTop w:val="0"/>
      <w:marBottom w:val="0"/>
      <w:divBdr>
        <w:top w:val="none" w:sz="0" w:space="0" w:color="auto"/>
        <w:left w:val="none" w:sz="0" w:space="0" w:color="auto"/>
        <w:bottom w:val="none" w:sz="0" w:space="0" w:color="auto"/>
        <w:right w:val="none" w:sz="0" w:space="0" w:color="auto"/>
      </w:divBdr>
    </w:div>
    <w:div w:id="1928339472">
      <w:bodyDiv w:val="1"/>
      <w:marLeft w:val="0"/>
      <w:marRight w:val="0"/>
      <w:marTop w:val="0"/>
      <w:marBottom w:val="0"/>
      <w:divBdr>
        <w:top w:val="none" w:sz="0" w:space="0" w:color="auto"/>
        <w:left w:val="none" w:sz="0" w:space="0" w:color="auto"/>
        <w:bottom w:val="none" w:sz="0" w:space="0" w:color="auto"/>
        <w:right w:val="none" w:sz="0" w:space="0" w:color="auto"/>
      </w:divBdr>
    </w:div>
    <w:div w:id="2038971362">
      <w:bodyDiv w:val="1"/>
      <w:marLeft w:val="0"/>
      <w:marRight w:val="0"/>
      <w:marTop w:val="0"/>
      <w:marBottom w:val="0"/>
      <w:divBdr>
        <w:top w:val="none" w:sz="0" w:space="0" w:color="auto"/>
        <w:left w:val="none" w:sz="0" w:space="0" w:color="auto"/>
        <w:bottom w:val="none" w:sz="0" w:space="0" w:color="auto"/>
        <w:right w:val="none" w:sz="0" w:space="0" w:color="auto"/>
      </w:divBdr>
    </w:div>
    <w:div w:id="2041128652">
      <w:bodyDiv w:val="1"/>
      <w:marLeft w:val="0"/>
      <w:marRight w:val="0"/>
      <w:marTop w:val="0"/>
      <w:marBottom w:val="0"/>
      <w:divBdr>
        <w:top w:val="none" w:sz="0" w:space="0" w:color="auto"/>
        <w:left w:val="none" w:sz="0" w:space="0" w:color="auto"/>
        <w:bottom w:val="none" w:sz="0" w:space="0" w:color="auto"/>
        <w:right w:val="none" w:sz="0" w:space="0" w:color="auto"/>
      </w:divBdr>
    </w:div>
    <w:div w:id="2041932540">
      <w:bodyDiv w:val="1"/>
      <w:marLeft w:val="0"/>
      <w:marRight w:val="0"/>
      <w:marTop w:val="0"/>
      <w:marBottom w:val="0"/>
      <w:divBdr>
        <w:top w:val="none" w:sz="0" w:space="0" w:color="auto"/>
        <w:left w:val="none" w:sz="0" w:space="0" w:color="auto"/>
        <w:bottom w:val="none" w:sz="0" w:space="0" w:color="auto"/>
        <w:right w:val="none" w:sz="0" w:space="0" w:color="auto"/>
      </w:divBdr>
    </w:div>
    <w:div w:id="2055962290">
      <w:bodyDiv w:val="1"/>
      <w:marLeft w:val="0"/>
      <w:marRight w:val="0"/>
      <w:marTop w:val="0"/>
      <w:marBottom w:val="0"/>
      <w:divBdr>
        <w:top w:val="none" w:sz="0" w:space="0" w:color="auto"/>
        <w:left w:val="none" w:sz="0" w:space="0" w:color="auto"/>
        <w:bottom w:val="none" w:sz="0" w:space="0" w:color="auto"/>
        <w:right w:val="none" w:sz="0" w:space="0" w:color="auto"/>
      </w:divBdr>
    </w:div>
    <w:div w:id="210884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ppt-kha">
  <a:themeElements>
    <a:clrScheme name="Kimley-Horn">
      <a:dk1>
        <a:srgbClr val="3F3F3F"/>
      </a:dk1>
      <a:lt1>
        <a:sysClr val="window" lastClr="FFFFFF"/>
      </a:lt1>
      <a:dk2>
        <a:srgbClr val="3A617A"/>
      </a:dk2>
      <a:lt2>
        <a:srgbClr val="BFBFBF"/>
      </a:lt2>
      <a:accent1>
        <a:srgbClr val="A20C33"/>
      </a:accent1>
      <a:accent2>
        <a:srgbClr val="71ADB7"/>
      </a:accent2>
      <a:accent3>
        <a:srgbClr val="B5C327"/>
      </a:accent3>
      <a:accent4>
        <a:srgbClr val="DE6420"/>
      </a:accent4>
      <a:accent5>
        <a:srgbClr val="FCF6B0"/>
      </a:accent5>
      <a:accent6>
        <a:srgbClr val="BFDEE0"/>
      </a:accent6>
      <a:hlink>
        <a:srgbClr val="A20C33"/>
      </a:hlink>
      <a:folHlink>
        <a:srgbClr val="A20C33"/>
      </a:folHlink>
    </a:clrScheme>
    <a:fontScheme name="Kimley-Hor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CD340E6A11E84391753634283454B0" ma:contentTypeVersion="0" ma:contentTypeDescription="Create a new document." ma:contentTypeScope="" ma:versionID="b10018a0442bd4f8ef430c402e5e7e1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183210-A923-42D8-8BA1-A00CFFF14DAB}">
  <ds:schemaRefs>
    <ds:schemaRef ds:uri="http://schemas.microsoft.com/sharepoint/v3/contenttype/forms"/>
  </ds:schemaRefs>
</ds:datastoreItem>
</file>

<file path=customXml/itemProps2.xml><?xml version="1.0" encoding="utf-8"?>
<ds:datastoreItem xmlns:ds="http://schemas.openxmlformats.org/officeDocument/2006/customXml" ds:itemID="{69F54E37-DFE1-470E-9947-0F2672CF2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665066-AE59-4E00-9FFF-6107D90E9565}">
  <ds:schemaRefs>
    <ds:schemaRef ds:uri="http://schemas.openxmlformats.org/officeDocument/2006/bibliography"/>
  </ds:schemaRefs>
</ds:datastoreItem>
</file>

<file path=customXml/itemProps4.xml><?xml version="1.0" encoding="utf-8"?>
<ds:datastoreItem xmlns:ds="http://schemas.openxmlformats.org/officeDocument/2006/customXml" ds:itemID="{A39A7482-FA15-4488-85FA-BF0E664699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4</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Kimley-Horn and Associates</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Randall Phelps</dc:creator>
  <cp:lastModifiedBy>Marfitano, Steven C. - DOTI CE0397 Engineer</cp:lastModifiedBy>
  <cp:revision>18</cp:revision>
  <cp:lastPrinted>2023-08-09T21:37:00Z</cp:lastPrinted>
  <dcterms:created xsi:type="dcterms:W3CDTF">2025-09-05T19:01:00Z</dcterms:created>
  <dcterms:modified xsi:type="dcterms:W3CDTF">2025-09-11T23:04:00Z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0x010100AECD340E6A11E84391753634283454B0</vt:lpwstr>
  </property>
</Properties>
</file>