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2D47E" w14:textId="77777777" w:rsidR="00ED7349" w:rsidRDefault="00ED7349" w:rsidP="00264405">
      <w:pPr>
        <w:spacing w:after="0"/>
        <w:jc w:val="center"/>
        <w:rPr>
          <w:rFonts w:ascii="Arial" w:hAnsi="Arial" w:cs="Arial"/>
          <w:b/>
          <w:sz w:val="28"/>
          <w:szCs w:val="28"/>
        </w:rPr>
      </w:pPr>
    </w:p>
    <w:p w14:paraId="5F4EBF98" w14:textId="35CD00C2" w:rsidR="002B31AF" w:rsidRPr="00C751B7" w:rsidRDefault="002B31AF" w:rsidP="00264405">
      <w:pPr>
        <w:spacing w:after="0"/>
        <w:jc w:val="center"/>
        <w:rPr>
          <w:rFonts w:ascii="Arial" w:hAnsi="Arial" w:cs="Arial"/>
          <w:b/>
          <w:sz w:val="28"/>
          <w:szCs w:val="28"/>
        </w:rPr>
      </w:pPr>
      <w:r w:rsidRPr="00C751B7">
        <w:rPr>
          <w:rFonts w:ascii="Arial" w:hAnsi="Arial" w:cs="Arial"/>
          <w:b/>
          <w:sz w:val="28"/>
          <w:szCs w:val="28"/>
        </w:rPr>
        <w:t>NOTICE</w:t>
      </w:r>
    </w:p>
    <w:p w14:paraId="6B19010F" w14:textId="7C119361" w:rsidR="002B31AF" w:rsidRDefault="005E56A7" w:rsidP="00F42665">
      <w:pPr>
        <w:spacing w:after="0"/>
        <w:jc w:val="center"/>
        <w:rPr>
          <w:rFonts w:ascii="Arial" w:hAnsi="Arial" w:cs="Arial"/>
          <w:b/>
          <w:sz w:val="28"/>
          <w:szCs w:val="28"/>
        </w:rPr>
      </w:pPr>
      <w:r w:rsidRPr="00C751B7">
        <w:rPr>
          <w:rFonts w:ascii="Arial" w:hAnsi="Arial" w:cs="Arial"/>
          <w:b/>
          <w:sz w:val="28"/>
          <w:szCs w:val="28"/>
        </w:rPr>
        <w:t>Alameda Lane Repurposing Project</w:t>
      </w:r>
    </w:p>
    <w:p w14:paraId="633B08F7" w14:textId="1B45F295" w:rsidR="006E1CB0" w:rsidRPr="006E1CB0" w:rsidRDefault="006E1CB0" w:rsidP="006E1CB0">
      <w:pPr>
        <w:spacing w:after="0"/>
        <w:jc w:val="center"/>
        <w:rPr>
          <w:rFonts w:ascii="Arial" w:hAnsi="Arial" w:cs="Arial"/>
          <w:b/>
          <w:bCs/>
          <w:sz w:val="24"/>
          <w:szCs w:val="24"/>
        </w:rPr>
      </w:pPr>
      <w:r w:rsidRPr="006D12AC">
        <w:rPr>
          <w:rFonts w:ascii="Arial" w:hAnsi="Arial" w:cs="Arial"/>
          <w:b/>
          <w:bCs/>
          <w:sz w:val="24"/>
          <w:szCs w:val="24"/>
        </w:rPr>
        <w:t xml:space="preserve">DOTI </w:t>
      </w:r>
      <w:r w:rsidRPr="006E1CB0">
        <w:rPr>
          <w:rFonts w:ascii="Arial" w:hAnsi="Arial" w:cs="Arial"/>
          <w:b/>
          <w:bCs/>
          <w:sz w:val="24"/>
          <w:szCs w:val="24"/>
        </w:rPr>
        <w:t>Current Transportation &amp; Infrastructure Projects</w:t>
      </w:r>
    </w:p>
    <w:p w14:paraId="146199E2" w14:textId="3D41781A" w:rsidR="00F42665" w:rsidRPr="00C751B7" w:rsidRDefault="00F42665" w:rsidP="00FF2CD2">
      <w:pPr>
        <w:spacing w:after="0"/>
        <w:rPr>
          <w:rFonts w:ascii="Arial" w:hAnsi="Arial" w:cs="Arial"/>
          <w:b/>
          <w:sz w:val="24"/>
          <w:szCs w:val="24"/>
        </w:rPr>
      </w:pPr>
    </w:p>
    <w:p w14:paraId="7751180E" w14:textId="538B9083" w:rsidR="00BA1138" w:rsidRPr="00C751B7" w:rsidRDefault="00BA1138" w:rsidP="00BA1138">
      <w:pPr>
        <w:spacing w:after="0"/>
        <w:jc w:val="center"/>
        <w:rPr>
          <w:rFonts w:ascii="Arial" w:hAnsi="Arial" w:cs="Arial"/>
          <w:b/>
          <w:sz w:val="24"/>
          <w:szCs w:val="24"/>
        </w:rPr>
      </w:pPr>
    </w:p>
    <w:p w14:paraId="394A8A4B" w14:textId="111958D6" w:rsidR="002B31AF" w:rsidRPr="00C751B7" w:rsidRDefault="002B31AF">
      <w:pPr>
        <w:rPr>
          <w:rFonts w:ascii="Arial" w:hAnsi="Arial" w:cs="Arial"/>
        </w:rPr>
      </w:pPr>
      <w:r w:rsidRPr="00C751B7">
        <w:rPr>
          <w:rFonts w:ascii="Arial" w:hAnsi="Arial" w:cs="Arial"/>
        </w:rPr>
        <w:t>Dear Neighbor:</w:t>
      </w:r>
    </w:p>
    <w:p w14:paraId="7BA8442C" w14:textId="716F65FB" w:rsidR="002B31AF" w:rsidRPr="00C751B7" w:rsidRDefault="00D61E0C">
      <w:pPr>
        <w:rPr>
          <w:rFonts w:ascii="Arial" w:hAnsi="Arial" w:cs="Arial"/>
          <w:b/>
        </w:rPr>
      </w:pPr>
      <w:r w:rsidRPr="00C751B7">
        <w:rPr>
          <w:rFonts w:ascii="Arial" w:hAnsi="Arial" w:cs="Arial"/>
        </w:rPr>
        <w:t>Th</w:t>
      </w:r>
      <w:r w:rsidR="00592D81" w:rsidRPr="00C751B7">
        <w:rPr>
          <w:rFonts w:ascii="Arial" w:hAnsi="Arial" w:cs="Arial"/>
        </w:rPr>
        <w:t>e Denver Department of Transportation and Infrastructure (DOTI)</w:t>
      </w:r>
      <w:r w:rsidRPr="00C751B7">
        <w:rPr>
          <w:rFonts w:ascii="Arial" w:hAnsi="Arial" w:cs="Arial"/>
        </w:rPr>
        <w:t xml:space="preserve"> is pr</w:t>
      </w:r>
      <w:r w:rsidR="00460CD5" w:rsidRPr="00C751B7">
        <w:rPr>
          <w:rFonts w:ascii="Arial" w:hAnsi="Arial" w:cs="Arial"/>
        </w:rPr>
        <w:t xml:space="preserve">eparing to install </w:t>
      </w:r>
      <w:r w:rsidR="005E56A7" w:rsidRPr="00C751B7">
        <w:rPr>
          <w:rFonts w:ascii="Arial" w:hAnsi="Arial" w:cs="Arial"/>
        </w:rPr>
        <w:t xml:space="preserve">infrastructure this summer along </w:t>
      </w:r>
      <w:r w:rsidR="005E56A7" w:rsidRPr="00C751B7">
        <w:rPr>
          <w:rFonts w:ascii="Arial" w:hAnsi="Arial" w:cs="Arial"/>
          <w:b/>
          <w:bCs/>
        </w:rPr>
        <w:t xml:space="preserve">Alameda Ave between </w:t>
      </w:r>
      <w:r w:rsidR="00251626" w:rsidRPr="00C751B7">
        <w:rPr>
          <w:rFonts w:ascii="Arial" w:hAnsi="Arial" w:cs="Arial"/>
          <w:b/>
          <w:bCs/>
        </w:rPr>
        <w:t xml:space="preserve">Lincoln </w:t>
      </w:r>
      <w:r w:rsidR="005E56A7" w:rsidRPr="00C751B7">
        <w:rPr>
          <w:rFonts w:ascii="Arial" w:hAnsi="Arial" w:cs="Arial"/>
          <w:b/>
          <w:bCs/>
        </w:rPr>
        <w:t xml:space="preserve">St and </w:t>
      </w:r>
      <w:r w:rsidR="00251626" w:rsidRPr="00C751B7">
        <w:rPr>
          <w:rFonts w:ascii="Arial" w:hAnsi="Arial" w:cs="Arial"/>
          <w:b/>
          <w:bCs/>
        </w:rPr>
        <w:t>Franklin St</w:t>
      </w:r>
      <w:r w:rsidR="00FA4567" w:rsidRPr="00C751B7">
        <w:rPr>
          <w:rFonts w:ascii="Arial" w:hAnsi="Arial" w:cs="Arial"/>
          <w:b/>
        </w:rPr>
        <w:t>.</w:t>
      </w:r>
      <w:r w:rsidR="00460CD5" w:rsidRPr="00C751B7">
        <w:rPr>
          <w:rFonts w:ascii="Arial" w:hAnsi="Arial" w:cs="Arial"/>
          <w:b/>
          <w:shd w:val="clear" w:color="auto" w:fill="FFFFFF"/>
        </w:rPr>
        <w:t xml:space="preserve"> </w:t>
      </w:r>
    </w:p>
    <w:p w14:paraId="7F0CED6C" w14:textId="31191043" w:rsidR="005E56A7" w:rsidRPr="00C751B7" w:rsidRDefault="005E56A7" w:rsidP="005E56A7">
      <w:pPr>
        <w:shd w:val="clear" w:color="auto" w:fill="FFFFFF"/>
        <w:spacing w:after="150" w:line="240" w:lineRule="auto"/>
        <w:rPr>
          <w:rFonts w:ascii="Arial" w:eastAsia="Times New Roman" w:hAnsi="Arial" w:cs="Arial"/>
          <w:noProof/>
          <w:color w:val="000000"/>
        </w:rPr>
      </w:pPr>
      <w:r w:rsidRPr="00C751B7">
        <w:rPr>
          <w:rFonts w:ascii="Arial" w:eastAsia="Times New Roman" w:hAnsi="Arial" w:cs="Arial"/>
          <w:noProof/>
          <w:color w:val="000000"/>
        </w:rPr>
        <w:t xml:space="preserve">Alameda </w:t>
      </w:r>
      <w:r w:rsidR="00251626" w:rsidRPr="00C751B7">
        <w:rPr>
          <w:rFonts w:ascii="Arial" w:eastAsia="Times New Roman" w:hAnsi="Arial" w:cs="Arial"/>
          <w:noProof/>
          <w:color w:val="000000"/>
        </w:rPr>
        <w:t xml:space="preserve">Ave </w:t>
      </w:r>
      <w:r w:rsidRPr="00C751B7">
        <w:rPr>
          <w:rFonts w:ascii="Arial" w:eastAsia="Times New Roman" w:hAnsi="Arial" w:cs="Arial"/>
          <w:noProof/>
          <w:color w:val="000000"/>
        </w:rPr>
        <w:t>is part of Denver's High Injury Network (HIN). The HIN is a collection of 5% of Denver's streets that account for 50% of serious and fatal collisions in the City. The HIN has disproportionately high rates of traffic crashes resulting in death or serious bodily injury.</w:t>
      </w:r>
    </w:p>
    <w:p w14:paraId="2DFD4FA2" w14:textId="3ED91A64" w:rsidR="005E56A7" w:rsidRPr="00C751B7" w:rsidRDefault="005E56A7" w:rsidP="005E56A7">
      <w:pPr>
        <w:shd w:val="clear" w:color="auto" w:fill="FFFFFF"/>
        <w:spacing w:after="150" w:line="240" w:lineRule="auto"/>
        <w:rPr>
          <w:rFonts w:ascii="Arial" w:eastAsia="Times New Roman" w:hAnsi="Arial" w:cs="Arial"/>
          <w:noProof/>
          <w:color w:val="000000"/>
        </w:rPr>
      </w:pPr>
      <w:r w:rsidRPr="00C751B7">
        <w:rPr>
          <w:rFonts w:ascii="Arial" w:eastAsia="Times New Roman" w:hAnsi="Arial" w:cs="Arial"/>
          <w:noProof/>
          <w:color w:val="000000"/>
        </w:rPr>
        <mc:AlternateContent>
          <mc:Choice Requires="wps">
            <w:drawing>
              <wp:anchor distT="91440" distB="91440" distL="114300" distR="114300" simplePos="0" relativeHeight="251658240" behindDoc="0" locked="0" layoutInCell="1" allowOverlap="1" wp14:anchorId="4AD126B4" wp14:editId="4DA93883">
                <wp:simplePos x="0" y="0"/>
                <wp:positionH relativeFrom="page">
                  <wp:posOffset>1272540</wp:posOffset>
                </wp:positionH>
                <wp:positionV relativeFrom="paragraph">
                  <wp:posOffset>817245</wp:posOffset>
                </wp:positionV>
                <wp:extent cx="4991100" cy="191643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1916430"/>
                        </a:xfrm>
                        <a:prstGeom prst="rect">
                          <a:avLst/>
                        </a:prstGeom>
                        <a:noFill/>
                        <a:ln w="9525">
                          <a:noFill/>
                          <a:miter lim="800000"/>
                          <a:headEnd/>
                          <a:tailEnd/>
                        </a:ln>
                      </wps:spPr>
                      <wps:txbx>
                        <w:txbxContent>
                          <w:p w14:paraId="01F4879F" w14:textId="21998D21" w:rsidR="006C1392" w:rsidRDefault="006C1392" w:rsidP="006C1392">
                            <w:pPr>
                              <w:pBdr>
                                <w:top w:val="single" w:sz="24" w:space="8" w:color="5B9BD5" w:themeColor="accent1"/>
                                <w:bottom w:val="single" w:sz="24" w:space="8" w:color="5B9BD5" w:themeColor="accent1"/>
                              </w:pBdr>
                              <w:spacing w:after="0"/>
                              <w:jc w:val="center"/>
                              <w:rPr>
                                <w:rFonts w:ascii="Arial" w:hAnsi="Arial" w:cs="Arial"/>
                                <w:b/>
                                <w:i/>
                                <w:iCs/>
                                <w:sz w:val="24"/>
                              </w:rPr>
                            </w:pPr>
                            <w:r w:rsidRPr="006C1392">
                              <w:rPr>
                                <w:rFonts w:ascii="Arial" w:hAnsi="Arial" w:cs="Arial"/>
                                <w:b/>
                                <w:i/>
                                <w:iCs/>
                                <w:sz w:val="24"/>
                              </w:rPr>
                              <w:t>Contact Information and Construction Updates</w:t>
                            </w:r>
                            <w:r w:rsidR="00251626">
                              <w:rPr>
                                <w:rFonts w:ascii="Arial" w:hAnsi="Arial" w:cs="Arial"/>
                                <w:b/>
                                <w:i/>
                                <w:iCs/>
                                <w:sz w:val="24"/>
                              </w:rPr>
                              <w:t xml:space="preserve"> may be foun</w:t>
                            </w:r>
                            <w:r w:rsidR="00C751B7">
                              <w:rPr>
                                <w:rFonts w:ascii="Arial" w:hAnsi="Arial" w:cs="Arial"/>
                                <w:b/>
                                <w:i/>
                                <w:iCs/>
                                <w:sz w:val="24"/>
                              </w:rPr>
                              <w:t>d</w:t>
                            </w:r>
                            <w:r w:rsidR="00251626">
                              <w:rPr>
                                <w:rFonts w:ascii="Arial" w:hAnsi="Arial" w:cs="Arial"/>
                                <w:b/>
                                <w:i/>
                                <w:iCs/>
                                <w:sz w:val="24"/>
                              </w:rPr>
                              <w:t xml:space="preserve"> by scanning QR Code below and navigating to: </w:t>
                            </w:r>
                          </w:p>
                          <w:p w14:paraId="0005FE4A" w14:textId="5CB1DBA3" w:rsidR="00251626" w:rsidRDefault="00251626" w:rsidP="006C1392">
                            <w:pPr>
                              <w:pBdr>
                                <w:top w:val="single" w:sz="24" w:space="8" w:color="5B9BD5" w:themeColor="accent1"/>
                                <w:bottom w:val="single" w:sz="24" w:space="8" w:color="5B9BD5" w:themeColor="accent1"/>
                              </w:pBdr>
                              <w:spacing w:after="0"/>
                              <w:jc w:val="center"/>
                              <w:rPr>
                                <w:rFonts w:ascii="Arial" w:hAnsi="Arial" w:cs="Arial"/>
                                <w:b/>
                                <w:i/>
                                <w:iCs/>
                                <w:sz w:val="24"/>
                              </w:rPr>
                            </w:pPr>
                            <w:r>
                              <w:rPr>
                                <w:rFonts w:ascii="Arial" w:hAnsi="Arial" w:cs="Arial"/>
                                <w:b/>
                                <w:i/>
                                <w:iCs/>
                                <w:sz w:val="24"/>
                              </w:rPr>
                              <w:t>Alameda Lane Repurposing Project – Lincoln St to Franklin St</w:t>
                            </w:r>
                          </w:p>
                          <w:p w14:paraId="7B9A2734" w14:textId="43989387" w:rsidR="00251626" w:rsidRPr="006C1392" w:rsidRDefault="00251626" w:rsidP="006C1392">
                            <w:pPr>
                              <w:pBdr>
                                <w:top w:val="single" w:sz="24" w:space="8" w:color="5B9BD5" w:themeColor="accent1"/>
                                <w:bottom w:val="single" w:sz="24" w:space="8" w:color="5B9BD5" w:themeColor="accent1"/>
                              </w:pBdr>
                              <w:spacing w:after="0"/>
                              <w:jc w:val="center"/>
                              <w:rPr>
                                <w:rFonts w:ascii="Arial" w:hAnsi="Arial" w:cs="Arial"/>
                                <w:b/>
                                <w:i/>
                                <w:iCs/>
                                <w:sz w:val="24"/>
                              </w:rPr>
                            </w:pPr>
                            <w:r w:rsidRPr="00251626">
                              <w:rPr>
                                <w:rFonts w:ascii="Arial" w:hAnsi="Arial" w:cs="Arial"/>
                                <w:iCs/>
                                <w:noProof/>
                                <w:sz w:val="24"/>
                              </w:rPr>
                              <w:drawing>
                                <wp:inline distT="0" distB="0" distL="0" distR="0" wp14:anchorId="4F607C8E" wp14:editId="1BD23AD2">
                                  <wp:extent cx="928370" cy="928370"/>
                                  <wp:effectExtent l="0" t="0" r="5080" b="5080"/>
                                  <wp:docPr id="847930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8370" cy="928370"/>
                                          </a:xfrm>
                                          <a:prstGeom prst="rect">
                                            <a:avLst/>
                                          </a:prstGeom>
                                          <a:noFill/>
                                          <a:ln>
                                            <a:noFill/>
                                          </a:ln>
                                          <a:effectLst>
                                            <a:softEdge rad="38100"/>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D126B4" id="_x0000_t202" coordsize="21600,21600" o:spt="202" path="m,l,21600r21600,l21600,xe">
                <v:stroke joinstyle="miter"/>
                <v:path gradientshapeok="t" o:connecttype="rect"/>
              </v:shapetype>
              <v:shape id="Text Box 2" o:spid="_x0000_s1026" type="#_x0000_t202" style="position:absolute;margin-left:100.2pt;margin-top:64.35pt;width:393pt;height:150.9pt;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" filled="f" stroked="f">
                <v:textbox>
                  <w:txbxContent>
                    <w:p w14:paraId="01F4879F" w14:textId="21998D21" w:rsidR="006C1392" w:rsidRDefault="006C1392" w:rsidP="006C1392">
                      <w:pPr>
                        <w:pBdr>
                          <w:top w:val="single" w:sz="24" w:space="8" w:color="5B9BD5" w:themeColor="accent1"/>
                          <w:bottom w:val="single" w:sz="24" w:space="8" w:color="5B9BD5" w:themeColor="accent1"/>
                        </w:pBdr>
                        <w:spacing w:after="0"/>
                        <w:jc w:val="center"/>
                        <w:rPr>
                          <w:rFonts w:ascii="Arial" w:hAnsi="Arial" w:cs="Arial"/>
                          <w:b/>
                          <w:i/>
                          <w:iCs/>
                          <w:sz w:val="24"/>
                        </w:rPr>
                      </w:pPr>
                      <w:r w:rsidRPr="006C1392">
                        <w:rPr>
                          <w:rFonts w:ascii="Arial" w:hAnsi="Arial" w:cs="Arial"/>
                          <w:b/>
                          <w:i/>
                          <w:iCs/>
                          <w:sz w:val="24"/>
                        </w:rPr>
                        <w:t>Contact Information and Construction Updates</w:t>
                      </w:r>
                      <w:r w:rsidR="00251626">
                        <w:rPr>
                          <w:rFonts w:ascii="Arial" w:hAnsi="Arial" w:cs="Arial"/>
                          <w:b/>
                          <w:i/>
                          <w:iCs/>
                          <w:sz w:val="24"/>
                        </w:rPr>
                        <w:t xml:space="preserve"> may be foun</w:t>
                      </w:r>
                      <w:r w:rsidR="00C751B7">
                        <w:rPr>
                          <w:rFonts w:ascii="Arial" w:hAnsi="Arial" w:cs="Arial"/>
                          <w:b/>
                          <w:i/>
                          <w:iCs/>
                          <w:sz w:val="24"/>
                        </w:rPr>
                        <w:t>d</w:t>
                      </w:r>
                      <w:r w:rsidR="00251626">
                        <w:rPr>
                          <w:rFonts w:ascii="Arial" w:hAnsi="Arial" w:cs="Arial"/>
                          <w:b/>
                          <w:i/>
                          <w:iCs/>
                          <w:sz w:val="24"/>
                        </w:rPr>
                        <w:t xml:space="preserve"> by scanning QR Code below and navigating to: </w:t>
                      </w:r>
                    </w:p>
                    <w:p w14:paraId="0005FE4A" w14:textId="5CB1DBA3" w:rsidR="00251626" w:rsidRDefault="00251626" w:rsidP="006C1392">
                      <w:pPr>
                        <w:pBdr>
                          <w:top w:val="single" w:sz="24" w:space="8" w:color="5B9BD5" w:themeColor="accent1"/>
                          <w:bottom w:val="single" w:sz="24" w:space="8" w:color="5B9BD5" w:themeColor="accent1"/>
                        </w:pBdr>
                        <w:spacing w:after="0"/>
                        <w:jc w:val="center"/>
                        <w:rPr>
                          <w:rFonts w:ascii="Arial" w:hAnsi="Arial" w:cs="Arial"/>
                          <w:b/>
                          <w:i/>
                          <w:iCs/>
                          <w:sz w:val="24"/>
                        </w:rPr>
                      </w:pPr>
                      <w:r>
                        <w:rPr>
                          <w:rFonts w:ascii="Arial" w:hAnsi="Arial" w:cs="Arial"/>
                          <w:b/>
                          <w:i/>
                          <w:iCs/>
                          <w:sz w:val="24"/>
                        </w:rPr>
                        <w:t>Alameda Lane Repurposing Project – Lincoln St to Franklin St</w:t>
                      </w:r>
                    </w:p>
                    <w:p w14:paraId="7B9A2734" w14:textId="43989387" w:rsidR="00251626" w:rsidRPr="006C1392" w:rsidRDefault="00251626" w:rsidP="006C1392">
                      <w:pPr>
                        <w:pBdr>
                          <w:top w:val="single" w:sz="24" w:space="8" w:color="5B9BD5" w:themeColor="accent1"/>
                          <w:bottom w:val="single" w:sz="24" w:space="8" w:color="5B9BD5" w:themeColor="accent1"/>
                        </w:pBdr>
                        <w:spacing w:after="0"/>
                        <w:jc w:val="center"/>
                        <w:rPr>
                          <w:rFonts w:ascii="Arial" w:hAnsi="Arial" w:cs="Arial"/>
                          <w:b/>
                          <w:i/>
                          <w:iCs/>
                          <w:sz w:val="24"/>
                        </w:rPr>
                      </w:pPr>
                      <w:r w:rsidRPr="00251626">
                        <w:rPr>
                          <w:rFonts w:ascii="Arial" w:hAnsi="Arial" w:cs="Arial"/>
                          <w:iCs/>
                          <w:noProof/>
                          <w:sz w:val="24"/>
                        </w:rPr>
                        <w:drawing>
                          <wp:inline distT="0" distB="0" distL="0" distR="0" wp14:anchorId="4F607C8E" wp14:editId="1BD23AD2">
                            <wp:extent cx="928370" cy="928370"/>
                            <wp:effectExtent l="0" t="0" r="5080" b="5080"/>
                            <wp:docPr id="847930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8370" cy="928370"/>
                                    </a:xfrm>
                                    <a:prstGeom prst="rect">
                                      <a:avLst/>
                                    </a:prstGeom>
                                    <a:noFill/>
                                    <a:ln>
                                      <a:noFill/>
                                    </a:ln>
                                    <a:effectLst>
                                      <a:softEdge rad="38100"/>
                                    </a:effectLst>
                                  </pic:spPr>
                                </pic:pic>
                              </a:graphicData>
                            </a:graphic>
                          </wp:inline>
                        </w:drawing>
                      </w:r>
                    </w:p>
                  </w:txbxContent>
                </v:textbox>
                <w10:wrap type="topAndBottom" anchorx="page"/>
              </v:shape>
            </w:pict>
          </mc:Fallback>
        </mc:AlternateContent>
      </w:r>
      <w:r w:rsidRPr="005E56A7">
        <w:rPr>
          <w:rFonts w:ascii="Arial" w:eastAsia="Times New Roman" w:hAnsi="Arial" w:cs="Arial"/>
          <w:noProof/>
          <w:color w:val="000000"/>
        </w:rPr>
        <w:t>In addition to being on the HIN, Alameda is a priority for DOTI because of 311 community concerns. When the corridor was analyzed, preventable crashes (rear ends and turning vehicles) were higher in this section</w:t>
      </w:r>
      <w:r w:rsidR="00B726DC">
        <w:rPr>
          <w:rFonts w:ascii="Arial" w:eastAsia="Times New Roman" w:hAnsi="Arial" w:cs="Arial"/>
          <w:noProof/>
          <w:color w:val="000000"/>
        </w:rPr>
        <w:t xml:space="preserve">. </w:t>
      </w:r>
      <w:r w:rsidRPr="005E56A7">
        <w:rPr>
          <w:rFonts w:ascii="Arial" w:eastAsia="Times New Roman" w:hAnsi="Arial" w:cs="Arial"/>
          <w:noProof/>
          <w:color w:val="000000"/>
        </w:rPr>
        <w:t>Upon further analysis, these crashes were a result of speeding and lack of left turn lanes.</w:t>
      </w:r>
    </w:p>
    <w:p w14:paraId="5BABDB44" w14:textId="77777777" w:rsidR="00C751B7" w:rsidRPr="00C751B7" w:rsidRDefault="00C751B7" w:rsidP="004F37D9">
      <w:pPr>
        <w:spacing w:after="0" w:line="276" w:lineRule="auto"/>
        <w:rPr>
          <w:rFonts w:ascii="Arial" w:eastAsia="Arial" w:hAnsi="Arial" w:cs="Arial"/>
          <w:b/>
          <w:color w:val="000000"/>
          <w:u w:val="single"/>
        </w:rPr>
      </w:pPr>
    </w:p>
    <w:p w14:paraId="2727520B" w14:textId="6D3E584A" w:rsidR="00C751B7" w:rsidRDefault="00C751B7" w:rsidP="004F37D9">
      <w:pPr>
        <w:shd w:val="clear" w:color="auto" w:fill="FFFFFF"/>
        <w:spacing w:after="150" w:line="240" w:lineRule="auto"/>
        <w:contextualSpacing/>
        <w:rPr>
          <w:rFonts w:ascii="Arial" w:eastAsia="Arial" w:hAnsi="Arial" w:cs="Arial"/>
          <w:b/>
          <w:color w:val="000000"/>
          <w:u w:val="single"/>
        </w:rPr>
      </w:pPr>
      <w:r w:rsidRPr="00C751B7">
        <w:rPr>
          <w:rFonts w:ascii="Arial" w:eastAsia="Arial" w:hAnsi="Arial" w:cs="Arial"/>
          <w:b/>
          <w:color w:val="000000"/>
          <w:u w:val="single"/>
        </w:rPr>
        <w:t>Project Overview</w:t>
      </w:r>
    </w:p>
    <w:p w14:paraId="621ECE0F" w14:textId="77777777" w:rsidR="00ED7349" w:rsidRDefault="00ED7349" w:rsidP="004F37D9">
      <w:pPr>
        <w:shd w:val="clear" w:color="auto" w:fill="FFFFFF"/>
        <w:spacing w:after="150" w:line="240" w:lineRule="auto"/>
        <w:contextualSpacing/>
        <w:rPr>
          <w:rFonts w:ascii="Arial" w:eastAsia="Arial" w:hAnsi="Arial" w:cs="Arial"/>
          <w:color w:val="000000"/>
        </w:rPr>
      </w:pPr>
    </w:p>
    <w:p w14:paraId="77EE203E" w14:textId="12DA7748" w:rsidR="009E3649" w:rsidRPr="00C751B7" w:rsidRDefault="009E3649" w:rsidP="004F37D9">
      <w:p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All work will take place within the Alameda Ave and adjacent street right’s-of-way.</w:t>
      </w:r>
    </w:p>
    <w:p w14:paraId="164B108C" w14:textId="77777777" w:rsidR="009E3649" w:rsidRPr="00C751B7" w:rsidRDefault="009E3649" w:rsidP="004F37D9">
      <w:pPr>
        <w:shd w:val="clear" w:color="auto" w:fill="FFFFFF"/>
        <w:spacing w:after="150" w:line="240" w:lineRule="auto"/>
        <w:contextualSpacing/>
        <w:rPr>
          <w:rFonts w:ascii="Arial" w:eastAsia="Arial" w:hAnsi="Arial" w:cs="Arial"/>
          <w:color w:val="000000"/>
        </w:rPr>
      </w:pPr>
    </w:p>
    <w:p w14:paraId="7CA1A408" w14:textId="6CEA4145" w:rsidR="00C751B7" w:rsidRPr="00C751B7" w:rsidRDefault="00C751B7" w:rsidP="00C751B7">
      <w:p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 xml:space="preserve">The upcoming </w:t>
      </w:r>
      <w:r w:rsidRPr="00C751B7">
        <w:rPr>
          <w:rFonts w:ascii="Arial" w:eastAsia="Arial" w:hAnsi="Arial" w:cs="Arial"/>
          <w:b/>
          <w:bCs/>
          <w:color w:val="000000"/>
        </w:rPr>
        <w:t>Lane R</w:t>
      </w:r>
      <w:r>
        <w:rPr>
          <w:rFonts w:ascii="Arial" w:eastAsia="Arial" w:hAnsi="Arial" w:cs="Arial"/>
          <w:b/>
          <w:bCs/>
          <w:color w:val="000000"/>
        </w:rPr>
        <w:t xml:space="preserve">epurposing </w:t>
      </w:r>
      <w:r w:rsidRPr="00C751B7">
        <w:rPr>
          <w:rFonts w:ascii="Arial" w:eastAsia="Arial" w:hAnsi="Arial" w:cs="Arial"/>
          <w:b/>
          <w:bCs/>
          <w:color w:val="000000"/>
        </w:rPr>
        <w:t>Project</w:t>
      </w:r>
      <w:r w:rsidRPr="00C751B7">
        <w:rPr>
          <w:rFonts w:ascii="Arial" w:eastAsia="Arial" w:hAnsi="Arial" w:cs="Arial"/>
          <w:color w:val="000000"/>
        </w:rPr>
        <w:t xml:space="preserve"> is a comprehensive roadway improvement initiative aimed at enhancing safety, mobility, and clarity for all road users, including drivers, cyclists, and pedestrians. The project will be implemented in four rolling phases moving west to east, minimizing disruptions while ensuring steady progress across the corridor.</w:t>
      </w:r>
    </w:p>
    <w:p w14:paraId="2BCB6ACD" w14:textId="77777777" w:rsidR="00ED7349" w:rsidRDefault="00ED7349" w:rsidP="00C751B7">
      <w:pPr>
        <w:shd w:val="clear" w:color="auto" w:fill="FFFFFF"/>
        <w:spacing w:after="150" w:line="240" w:lineRule="auto"/>
        <w:contextualSpacing/>
        <w:rPr>
          <w:rFonts w:ascii="Arial" w:eastAsia="Arial" w:hAnsi="Arial" w:cs="Arial"/>
          <w:b/>
          <w:bCs/>
          <w:color w:val="000000"/>
        </w:rPr>
      </w:pPr>
    </w:p>
    <w:p w14:paraId="15148E2A" w14:textId="52D40B89" w:rsidR="00C751B7" w:rsidRPr="00B726DC" w:rsidRDefault="00C751B7" w:rsidP="00C751B7">
      <w:pPr>
        <w:shd w:val="clear" w:color="auto" w:fill="FFFFFF"/>
        <w:spacing w:after="150" w:line="240" w:lineRule="auto"/>
        <w:contextualSpacing/>
        <w:rPr>
          <w:rFonts w:ascii="Arial" w:eastAsia="Arial" w:hAnsi="Arial" w:cs="Arial"/>
          <w:b/>
          <w:bCs/>
          <w:color w:val="000000"/>
        </w:rPr>
      </w:pPr>
      <w:r w:rsidRPr="00C751B7">
        <w:rPr>
          <w:rFonts w:ascii="Arial" w:eastAsia="Arial" w:hAnsi="Arial" w:cs="Arial"/>
          <w:b/>
          <w:bCs/>
          <w:color w:val="000000"/>
        </w:rPr>
        <w:t>Key elements of the project include:</w:t>
      </w:r>
    </w:p>
    <w:p w14:paraId="7220A285" w14:textId="77777777" w:rsidR="00B726DC" w:rsidRPr="00C751B7" w:rsidRDefault="00B726DC" w:rsidP="00C751B7">
      <w:pPr>
        <w:shd w:val="clear" w:color="auto" w:fill="FFFFFF"/>
        <w:spacing w:after="150" w:line="240" w:lineRule="auto"/>
        <w:contextualSpacing/>
        <w:rPr>
          <w:rFonts w:ascii="Arial" w:eastAsia="Arial" w:hAnsi="Arial" w:cs="Arial"/>
          <w:color w:val="000000"/>
        </w:rPr>
      </w:pPr>
    </w:p>
    <w:p w14:paraId="509E9DF3" w14:textId="77777777" w:rsidR="00C751B7" w:rsidRPr="00C751B7" w:rsidRDefault="00C751B7" w:rsidP="00C751B7">
      <w:pPr>
        <w:numPr>
          <w:ilvl w:val="0"/>
          <w:numId w:val="2"/>
        </w:numPr>
        <w:shd w:val="clear" w:color="auto" w:fill="FFFFFF"/>
        <w:spacing w:after="150" w:line="240" w:lineRule="auto"/>
        <w:contextualSpacing/>
        <w:rPr>
          <w:rFonts w:ascii="Arial" w:eastAsia="Arial" w:hAnsi="Arial" w:cs="Arial"/>
          <w:color w:val="000000"/>
        </w:rPr>
      </w:pPr>
      <w:r w:rsidRPr="00C751B7">
        <w:rPr>
          <w:rFonts w:ascii="Arial" w:eastAsia="Arial" w:hAnsi="Arial" w:cs="Arial"/>
          <w:b/>
          <w:bCs/>
          <w:color w:val="000000"/>
        </w:rPr>
        <w:t>Lane and Intersection Restriping</w:t>
      </w:r>
      <w:r w:rsidRPr="00C751B7">
        <w:rPr>
          <w:rFonts w:ascii="Arial" w:eastAsia="Arial" w:hAnsi="Arial" w:cs="Arial"/>
          <w:color w:val="000000"/>
        </w:rPr>
        <w:t>: Existing traffic lanes and intersection markings will be updated to improve visibility, guidance, and traffic flow. This includes enhanced crosswalks and stop bar markings where needed.</w:t>
      </w:r>
    </w:p>
    <w:p w14:paraId="701E520F" w14:textId="6CE3B046" w:rsidR="00C751B7" w:rsidRPr="00C751B7" w:rsidRDefault="00C751B7" w:rsidP="00C751B7">
      <w:pPr>
        <w:numPr>
          <w:ilvl w:val="0"/>
          <w:numId w:val="2"/>
        </w:numPr>
        <w:shd w:val="clear" w:color="auto" w:fill="FFFFFF"/>
        <w:spacing w:after="150" w:line="240" w:lineRule="auto"/>
        <w:contextualSpacing/>
        <w:rPr>
          <w:rFonts w:ascii="Arial" w:eastAsia="Arial" w:hAnsi="Arial" w:cs="Arial"/>
          <w:color w:val="000000"/>
        </w:rPr>
      </w:pPr>
      <w:r w:rsidRPr="00C751B7">
        <w:rPr>
          <w:rFonts w:ascii="Arial" w:eastAsia="Arial" w:hAnsi="Arial" w:cs="Arial"/>
          <w:b/>
          <w:bCs/>
          <w:color w:val="000000"/>
        </w:rPr>
        <w:lastRenderedPageBreak/>
        <w:t>Bike Lane Restriping</w:t>
      </w:r>
      <w:r w:rsidRPr="00C751B7">
        <w:rPr>
          <w:rFonts w:ascii="Arial" w:eastAsia="Arial" w:hAnsi="Arial" w:cs="Arial"/>
          <w:color w:val="000000"/>
        </w:rPr>
        <w:t xml:space="preserve">: </w:t>
      </w:r>
      <w:ins w:id="0" w:author="Boncore, Brett - DOTI CE0403 Engineer-Architect Supervisor" w:date="2025-04-10T10:44:00Z">
        <w:r w:rsidR="00BE743A">
          <w:rPr>
            <w:rFonts w:ascii="Arial" w:eastAsia="Arial" w:hAnsi="Arial" w:cs="Arial"/>
            <w:color w:val="000000"/>
          </w:rPr>
          <w:t xml:space="preserve">Where they exist on side streets, </w:t>
        </w:r>
      </w:ins>
      <w:del w:id="1" w:author="Boncore, Brett - DOTI CE0403 Engineer-Architect Supervisor" w:date="2025-04-10T10:44:00Z">
        <w:r w:rsidRPr="00C751B7" w:rsidDel="00BE743A">
          <w:rPr>
            <w:rFonts w:ascii="Arial" w:eastAsia="Arial" w:hAnsi="Arial" w:cs="Arial"/>
            <w:color w:val="000000"/>
          </w:rPr>
          <w:delText>D</w:delText>
        </w:r>
      </w:del>
      <w:ins w:id="2" w:author="Boncore, Brett - DOTI CE0403 Engineer-Architect Supervisor" w:date="2025-04-10T10:44:00Z">
        <w:r w:rsidR="00BE743A">
          <w:rPr>
            <w:rFonts w:ascii="Arial" w:eastAsia="Arial" w:hAnsi="Arial" w:cs="Arial"/>
            <w:color w:val="000000"/>
          </w:rPr>
          <w:t>d</w:t>
        </w:r>
      </w:ins>
      <w:r w:rsidRPr="00C751B7">
        <w:rPr>
          <w:rFonts w:ascii="Arial" w:eastAsia="Arial" w:hAnsi="Arial" w:cs="Arial"/>
          <w:color w:val="000000"/>
        </w:rPr>
        <w:t>edicated bike lanes will be restriped to reinforce safe cycling routes and provide clear separation from vehicular traffic.</w:t>
      </w:r>
    </w:p>
    <w:p w14:paraId="563F0109" w14:textId="1DD78642" w:rsidR="00C751B7" w:rsidRPr="00C751B7" w:rsidRDefault="00C751B7" w:rsidP="00C751B7">
      <w:pPr>
        <w:numPr>
          <w:ilvl w:val="0"/>
          <w:numId w:val="2"/>
        </w:numPr>
        <w:shd w:val="clear" w:color="auto" w:fill="FFFFFF"/>
        <w:spacing w:after="150" w:line="240" w:lineRule="auto"/>
        <w:contextualSpacing/>
        <w:rPr>
          <w:rFonts w:ascii="Arial" w:eastAsia="Arial" w:hAnsi="Arial" w:cs="Arial"/>
          <w:color w:val="000000"/>
        </w:rPr>
      </w:pPr>
      <w:r w:rsidRPr="00C751B7">
        <w:rPr>
          <w:rFonts w:ascii="Arial" w:eastAsia="Arial" w:hAnsi="Arial" w:cs="Arial"/>
          <w:b/>
          <w:bCs/>
          <w:color w:val="000000"/>
        </w:rPr>
        <w:t>Installation of Flex Posts</w:t>
      </w:r>
      <w:r w:rsidRPr="00C751B7">
        <w:rPr>
          <w:rFonts w:ascii="Arial" w:eastAsia="Arial" w:hAnsi="Arial" w:cs="Arial"/>
          <w:color w:val="000000"/>
        </w:rPr>
        <w:t xml:space="preserve">: Flexible vertical posts will be placed </w:t>
      </w:r>
      <w:proofErr w:type="spellStart"/>
      <w:r w:rsidRPr="00C751B7">
        <w:rPr>
          <w:rFonts w:ascii="Arial" w:eastAsia="Arial" w:hAnsi="Arial" w:cs="Arial"/>
          <w:color w:val="000000"/>
        </w:rPr>
        <w:t>along</w:t>
      </w:r>
      <w:ins w:id="3" w:author="Boncore, Brett - DOTI CE0403 Engineer-Architect Supervisor" w:date="2025-04-10T10:44:00Z">
        <w:r w:rsidR="00BE743A">
          <w:rPr>
            <w:rFonts w:ascii="Arial" w:eastAsia="Arial" w:hAnsi="Arial" w:cs="Arial"/>
            <w:color w:val="000000"/>
          </w:rPr>
          <w:t xml:space="preserve"> side</w:t>
        </w:r>
        <w:proofErr w:type="spellEnd"/>
        <w:r w:rsidR="00BE743A">
          <w:rPr>
            <w:rFonts w:ascii="Arial" w:eastAsia="Arial" w:hAnsi="Arial" w:cs="Arial"/>
            <w:color w:val="000000"/>
          </w:rPr>
          <w:t xml:space="preserve"> street</w:t>
        </w:r>
      </w:ins>
      <w:r w:rsidRPr="00C751B7">
        <w:rPr>
          <w:rFonts w:ascii="Arial" w:eastAsia="Arial" w:hAnsi="Arial" w:cs="Arial"/>
          <w:color w:val="000000"/>
        </w:rPr>
        <w:t xml:space="preserve"> bike lanes and select intersections to increase safety by providing a visual and physical buffer between cyclists</w:t>
      </w:r>
      <w:ins w:id="4" w:author="Boncore, Brett - DOTI CE0403 Engineer-Architect Supervisor" w:date="2025-04-10T10:44:00Z">
        <w:r w:rsidR="00BE743A">
          <w:rPr>
            <w:rFonts w:ascii="Arial" w:eastAsia="Arial" w:hAnsi="Arial" w:cs="Arial"/>
            <w:color w:val="000000"/>
          </w:rPr>
          <w:t>, pedestrians,</w:t>
        </w:r>
      </w:ins>
      <w:r w:rsidRPr="00C751B7">
        <w:rPr>
          <w:rFonts w:ascii="Arial" w:eastAsia="Arial" w:hAnsi="Arial" w:cs="Arial"/>
          <w:color w:val="000000"/>
        </w:rPr>
        <w:t xml:space="preserve"> and vehicles.</w:t>
      </w:r>
    </w:p>
    <w:p w14:paraId="4A178C36" w14:textId="77777777" w:rsidR="00C751B7" w:rsidRPr="00C751B7" w:rsidRDefault="00C751B7" w:rsidP="00C751B7">
      <w:pPr>
        <w:numPr>
          <w:ilvl w:val="0"/>
          <w:numId w:val="2"/>
        </w:numPr>
        <w:shd w:val="clear" w:color="auto" w:fill="FFFFFF"/>
        <w:spacing w:after="150" w:line="240" w:lineRule="auto"/>
        <w:contextualSpacing/>
        <w:rPr>
          <w:rFonts w:ascii="Arial" w:eastAsia="Arial" w:hAnsi="Arial" w:cs="Arial"/>
          <w:color w:val="000000"/>
        </w:rPr>
      </w:pPr>
      <w:r w:rsidRPr="00C751B7">
        <w:rPr>
          <w:rFonts w:ascii="Arial" w:eastAsia="Arial" w:hAnsi="Arial" w:cs="Arial"/>
          <w:b/>
          <w:bCs/>
          <w:color w:val="000000"/>
        </w:rPr>
        <w:t>Rubber Curbing</w:t>
      </w:r>
      <w:r w:rsidRPr="00C751B7">
        <w:rPr>
          <w:rFonts w:ascii="Arial" w:eastAsia="Arial" w:hAnsi="Arial" w:cs="Arial"/>
          <w:color w:val="000000"/>
        </w:rPr>
        <w:t>: Rubber curbing will be used in areas with tight turning movements or to define new lane configurations, adding an extra level of safety and traffic calming.</w:t>
      </w:r>
    </w:p>
    <w:p w14:paraId="046ADA93" w14:textId="09C38785" w:rsidR="00C751B7" w:rsidRPr="00C751B7" w:rsidRDefault="00C751B7" w:rsidP="00C751B7">
      <w:pPr>
        <w:numPr>
          <w:ilvl w:val="0"/>
          <w:numId w:val="2"/>
        </w:numPr>
        <w:shd w:val="clear" w:color="auto" w:fill="FFFFFF"/>
        <w:spacing w:after="150" w:line="240" w:lineRule="auto"/>
        <w:contextualSpacing/>
        <w:rPr>
          <w:rFonts w:ascii="Arial" w:eastAsia="Arial" w:hAnsi="Arial" w:cs="Arial"/>
          <w:color w:val="000000"/>
        </w:rPr>
      </w:pPr>
      <w:r w:rsidRPr="00C751B7">
        <w:rPr>
          <w:rFonts w:ascii="Arial" w:eastAsia="Arial" w:hAnsi="Arial" w:cs="Arial"/>
          <w:b/>
          <w:bCs/>
          <w:color w:val="000000"/>
        </w:rPr>
        <w:t>Hardened Centerlines</w:t>
      </w:r>
      <w:r w:rsidRPr="00C751B7">
        <w:rPr>
          <w:rFonts w:ascii="Arial" w:eastAsia="Arial" w:hAnsi="Arial" w:cs="Arial"/>
          <w:color w:val="000000"/>
        </w:rPr>
        <w:t>: Reinforced centerlines will be installed at key intersections to discourage risky maneuvers such as high-speed left turns across traffic.</w:t>
      </w:r>
    </w:p>
    <w:p w14:paraId="124FDC8C" w14:textId="7B18B097" w:rsidR="00C751B7" w:rsidRPr="00C751B7" w:rsidRDefault="00C751B7" w:rsidP="00C751B7">
      <w:pPr>
        <w:numPr>
          <w:ilvl w:val="0"/>
          <w:numId w:val="2"/>
        </w:numPr>
        <w:shd w:val="clear" w:color="auto" w:fill="FFFFFF"/>
        <w:spacing w:after="150" w:line="240" w:lineRule="auto"/>
        <w:contextualSpacing/>
        <w:rPr>
          <w:rFonts w:ascii="Arial" w:eastAsia="Arial" w:hAnsi="Arial" w:cs="Arial"/>
          <w:color w:val="000000"/>
        </w:rPr>
      </w:pPr>
      <w:r w:rsidRPr="00C751B7">
        <w:rPr>
          <w:rFonts w:ascii="Arial" w:eastAsia="Arial" w:hAnsi="Arial" w:cs="Arial"/>
          <w:b/>
          <w:bCs/>
          <w:color w:val="000000"/>
        </w:rPr>
        <w:t>Left Turn Restrictions</w:t>
      </w:r>
      <w:r w:rsidRPr="00C751B7">
        <w:rPr>
          <w:rFonts w:ascii="Arial" w:eastAsia="Arial" w:hAnsi="Arial" w:cs="Arial"/>
          <w:color w:val="000000"/>
        </w:rPr>
        <w:t xml:space="preserve">: Strategic left-turn restrictions will be implemented at certain intersections to reduce conflicts and improve intersection </w:t>
      </w:r>
      <w:del w:id="5" w:author="Boncore, Brett - DOTI CE0403 Engineer-Architect Supervisor" w:date="2025-04-10T10:46:00Z">
        <w:r w:rsidRPr="00C751B7" w:rsidDel="00BE743A">
          <w:rPr>
            <w:rFonts w:ascii="Arial" w:eastAsia="Arial" w:hAnsi="Arial" w:cs="Arial"/>
            <w:color w:val="000000"/>
          </w:rPr>
          <w:delText>efficiency</w:delText>
        </w:r>
      </w:del>
      <w:ins w:id="6" w:author="Boncore, Brett - DOTI CE0403 Engineer-Architect Supervisor" w:date="2025-04-10T10:46:00Z">
        <w:r w:rsidR="00BE743A">
          <w:rPr>
            <w:rFonts w:ascii="Arial" w:eastAsia="Arial" w:hAnsi="Arial" w:cs="Arial"/>
            <w:color w:val="000000"/>
          </w:rPr>
          <w:t>safety</w:t>
        </w:r>
      </w:ins>
      <w:r w:rsidRPr="00C751B7">
        <w:rPr>
          <w:rFonts w:ascii="Arial" w:eastAsia="Arial" w:hAnsi="Arial" w:cs="Arial"/>
          <w:color w:val="000000"/>
        </w:rPr>
        <w:t>.</w:t>
      </w:r>
    </w:p>
    <w:p w14:paraId="5F6FAA76" w14:textId="77777777" w:rsidR="00C751B7" w:rsidRPr="00C751B7" w:rsidRDefault="00C751B7" w:rsidP="00C751B7">
      <w:pPr>
        <w:shd w:val="clear" w:color="auto" w:fill="FFFFFF"/>
        <w:spacing w:after="150" w:line="240" w:lineRule="auto"/>
        <w:contextualSpacing/>
        <w:rPr>
          <w:rFonts w:ascii="Arial" w:eastAsia="Arial" w:hAnsi="Arial" w:cs="Arial"/>
          <w:b/>
          <w:bCs/>
          <w:color w:val="000000"/>
        </w:rPr>
      </w:pPr>
    </w:p>
    <w:p w14:paraId="1CCCA19B" w14:textId="02FDD8B8" w:rsidR="00C751B7" w:rsidRPr="00C751B7" w:rsidRDefault="00C751B7" w:rsidP="00C751B7">
      <w:pPr>
        <w:shd w:val="clear" w:color="auto" w:fill="FFFFFF"/>
        <w:spacing w:after="150" w:line="240" w:lineRule="auto"/>
        <w:contextualSpacing/>
        <w:rPr>
          <w:rFonts w:ascii="Arial" w:eastAsia="Arial" w:hAnsi="Arial" w:cs="Arial"/>
          <w:b/>
          <w:bCs/>
          <w:color w:val="000000"/>
        </w:rPr>
      </w:pPr>
      <w:r w:rsidRPr="00C751B7">
        <w:rPr>
          <w:rFonts w:ascii="Arial" w:eastAsia="Arial" w:hAnsi="Arial" w:cs="Arial"/>
          <w:b/>
          <w:bCs/>
          <w:color w:val="000000"/>
        </w:rPr>
        <w:t>Phasing and Construction Approach</w:t>
      </w:r>
    </w:p>
    <w:p w14:paraId="43322C3F" w14:textId="77777777" w:rsidR="00B726DC" w:rsidRDefault="00B726DC" w:rsidP="00B726DC">
      <w:pPr>
        <w:shd w:val="clear" w:color="auto" w:fill="FFFFFF"/>
        <w:spacing w:after="150" w:line="240" w:lineRule="auto"/>
        <w:ind w:left="720"/>
        <w:contextualSpacing/>
        <w:rPr>
          <w:rFonts w:ascii="Arial" w:eastAsia="Arial" w:hAnsi="Arial" w:cs="Arial"/>
          <w:color w:val="000000"/>
        </w:rPr>
      </w:pPr>
    </w:p>
    <w:p w14:paraId="71607A5E" w14:textId="150385D6" w:rsidR="00C751B7" w:rsidRPr="00C751B7" w:rsidRDefault="00C751B7" w:rsidP="00C751B7">
      <w:pPr>
        <w:numPr>
          <w:ilvl w:val="0"/>
          <w:numId w:val="3"/>
        </w:num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Construction will follow a rolling installation strategy, moving from west to east across the project corridor.</w:t>
      </w:r>
    </w:p>
    <w:p w14:paraId="1D4357CB" w14:textId="77777777" w:rsidR="00C751B7" w:rsidRPr="00C751B7" w:rsidRDefault="00C751B7" w:rsidP="00C751B7">
      <w:pPr>
        <w:numPr>
          <w:ilvl w:val="0"/>
          <w:numId w:val="3"/>
        </w:num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The work will be divided into four distinct phases, with each phase focusing on a specific segment.</w:t>
      </w:r>
    </w:p>
    <w:p w14:paraId="3B8BD319" w14:textId="77777777" w:rsidR="00C751B7" w:rsidRDefault="00C751B7" w:rsidP="00C751B7">
      <w:pPr>
        <w:numPr>
          <w:ilvl w:val="0"/>
          <w:numId w:val="3"/>
        </w:num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Temporary traffic control and signage will be in place during active construction to ensure public safety and minimize delays.</w:t>
      </w:r>
    </w:p>
    <w:p w14:paraId="1D152B9F" w14:textId="77777777" w:rsidR="00773DF2" w:rsidRDefault="00773DF2" w:rsidP="00773DF2">
      <w:pPr>
        <w:shd w:val="clear" w:color="auto" w:fill="FFFFFF"/>
        <w:spacing w:after="150" w:line="240" w:lineRule="auto"/>
        <w:contextualSpacing/>
        <w:rPr>
          <w:rFonts w:ascii="Arial" w:eastAsia="Arial" w:hAnsi="Arial" w:cs="Arial"/>
          <w:color w:val="000000"/>
        </w:rPr>
      </w:pPr>
    </w:p>
    <w:p w14:paraId="242D7BF1" w14:textId="77777777" w:rsidR="00773DF2" w:rsidRDefault="00773DF2" w:rsidP="00773DF2">
      <w:pPr>
        <w:shd w:val="clear" w:color="auto" w:fill="FFFFFF"/>
        <w:spacing w:after="150" w:line="240" w:lineRule="auto"/>
        <w:contextualSpacing/>
        <w:rPr>
          <w:rFonts w:ascii="Arial" w:eastAsia="Arial" w:hAnsi="Arial" w:cs="Arial"/>
          <w:b/>
          <w:bCs/>
          <w:color w:val="000000"/>
        </w:rPr>
      </w:pPr>
      <w:r>
        <w:rPr>
          <w:rFonts w:ascii="Arial" w:eastAsia="Arial" w:hAnsi="Arial" w:cs="Arial"/>
          <w:b/>
          <w:bCs/>
          <w:color w:val="000000"/>
        </w:rPr>
        <w:t>Schedule</w:t>
      </w:r>
    </w:p>
    <w:p w14:paraId="7FF88E8F" w14:textId="77777777" w:rsidR="00773DF2" w:rsidRPr="00C751B7" w:rsidRDefault="00773DF2" w:rsidP="00773DF2">
      <w:pPr>
        <w:shd w:val="clear" w:color="auto" w:fill="FFFFFF"/>
        <w:spacing w:after="150" w:line="240" w:lineRule="auto"/>
        <w:contextualSpacing/>
        <w:rPr>
          <w:rFonts w:ascii="Arial" w:eastAsia="Arial" w:hAnsi="Arial" w:cs="Arial"/>
          <w:b/>
          <w:bCs/>
          <w:color w:val="000000"/>
        </w:rPr>
      </w:pPr>
    </w:p>
    <w:p w14:paraId="7D82051F" w14:textId="77777777" w:rsidR="00773DF2" w:rsidRDefault="00773DF2" w:rsidP="00773DF2">
      <w:pPr>
        <w:numPr>
          <w:ilvl w:val="0"/>
          <w:numId w:val="4"/>
        </w:numPr>
        <w:shd w:val="clear" w:color="auto" w:fill="FFFFFF"/>
        <w:spacing w:after="150" w:line="240" w:lineRule="auto"/>
        <w:contextualSpacing/>
        <w:rPr>
          <w:rFonts w:ascii="Arial" w:eastAsia="Arial" w:hAnsi="Arial" w:cs="Arial"/>
          <w:color w:val="000000"/>
        </w:rPr>
      </w:pPr>
      <w:r>
        <w:rPr>
          <w:rFonts w:ascii="Arial" w:eastAsia="Arial" w:hAnsi="Arial" w:cs="Arial"/>
          <w:color w:val="000000"/>
        </w:rPr>
        <w:t>Construction is expected to begin in Summer 2025.</w:t>
      </w:r>
    </w:p>
    <w:p w14:paraId="000B7C2A" w14:textId="77777777" w:rsidR="00773DF2" w:rsidRPr="00C751B7" w:rsidRDefault="00773DF2" w:rsidP="00773DF2">
      <w:pPr>
        <w:numPr>
          <w:ilvl w:val="0"/>
          <w:numId w:val="4"/>
        </w:numPr>
        <w:shd w:val="clear" w:color="auto" w:fill="FFFFFF"/>
        <w:spacing w:after="150" w:line="240" w:lineRule="auto"/>
        <w:contextualSpacing/>
        <w:rPr>
          <w:rFonts w:ascii="Arial" w:eastAsia="Arial" w:hAnsi="Arial" w:cs="Arial"/>
          <w:color w:val="000000"/>
        </w:rPr>
      </w:pPr>
      <w:r>
        <w:rPr>
          <w:rFonts w:ascii="Arial" w:eastAsia="Arial" w:hAnsi="Arial" w:cs="Arial"/>
          <w:color w:val="000000"/>
        </w:rPr>
        <w:t xml:space="preserve">Construction is expected to last approximately </w:t>
      </w:r>
      <w:r w:rsidRPr="003570D2">
        <w:rPr>
          <w:rFonts w:ascii="Arial" w:eastAsia="Arial" w:hAnsi="Arial" w:cs="Arial"/>
          <w:color w:val="000000"/>
          <w:highlight w:val="yellow"/>
        </w:rPr>
        <w:t>four months.</w:t>
      </w:r>
    </w:p>
    <w:p w14:paraId="769DF0D8" w14:textId="77777777" w:rsidR="00773DF2" w:rsidRPr="00C751B7" w:rsidRDefault="00773DF2" w:rsidP="00773DF2">
      <w:pPr>
        <w:shd w:val="clear" w:color="auto" w:fill="FFFFFF"/>
        <w:spacing w:after="150" w:line="240" w:lineRule="auto"/>
        <w:contextualSpacing/>
        <w:rPr>
          <w:rFonts w:ascii="Arial" w:eastAsia="Arial" w:hAnsi="Arial" w:cs="Arial"/>
          <w:color w:val="000000"/>
        </w:rPr>
      </w:pPr>
    </w:p>
    <w:p w14:paraId="7E2E4370" w14:textId="59EB63BC" w:rsidR="00C751B7" w:rsidRPr="00C751B7" w:rsidRDefault="00C751B7" w:rsidP="00C751B7">
      <w:pPr>
        <w:shd w:val="clear" w:color="auto" w:fill="FFFFFF"/>
        <w:spacing w:after="150" w:line="240" w:lineRule="auto"/>
        <w:contextualSpacing/>
        <w:rPr>
          <w:rFonts w:ascii="Arial" w:eastAsia="Arial" w:hAnsi="Arial" w:cs="Arial"/>
          <w:b/>
          <w:bCs/>
          <w:color w:val="000000"/>
        </w:rPr>
      </w:pPr>
      <w:r w:rsidRPr="00C751B7">
        <w:rPr>
          <w:rFonts w:ascii="Arial" w:eastAsia="Arial" w:hAnsi="Arial" w:cs="Arial"/>
          <w:b/>
          <w:bCs/>
          <w:color w:val="000000"/>
        </w:rPr>
        <w:t>What to Expect</w:t>
      </w:r>
    </w:p>
    <w:p w14:paraId="0AD1284B" w14:textId="77777777" w:rsidR="00B726DC" w:rsidRDefault="00B726DC" w:rsidP="00B726DC">
      <w:pPr>
        <w:shd w:val="clear" w:color="auto" w:fill="FFFFFF"/>
        <w:spacing w:after="150" w:line="240" w:lineRule="auto"/>
        <w:ind w:left="720"/>
        <w:contextualSpacing/>
        <w:rPr>
          <w:rFonts w:ascii="Arial" w:eastAsia="Arial" w:hAnsi="Arial" w:cs="Arial"/>
          <w:color w:val="000000"/>
        </w:rPr>
      </w:pPr>
    </w:p>
    <w:p w14:paraId="4FDE2C54" w14:textId="2D32A42D" w:rsidR="00C751B7" w:rsidRPr="00C751B7" w:rsidRDefault="00C751B7" w:rsidP="00C751B7">
      <w:pPr>
        <w:numPr>
          <w:ilvl w:val="0"/>
          <w:numId w:val="4"/>
        </w:num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Short-term lane closures and temporary detours during active striping and installation.</w:t>
      </w:r>
    </w:p>
    <w:p w14:paraId="19576A1C" w14:textId="77777777" w:rsidR="00C751B7" w:rsidRPr="00C751B7" w:rsidRDefault="00C751B7" w:rsidP="00C751B7">
      <w:pPr>
        <w:numPr>
          <w:ilvl w:val="0"/>
          <w:numId w:val="4"/>
        </w:num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Updated traffic patterns, particularly at intersections where left-turn restrictions are introduced.</w:t>
      </w:r>
    </w:p>
    <w:p w14:paraId="498E749C" w14:textId="77777777" w:rsidR="00C751B7" w:rsidRPr="00C751B7" w:rsidRDefault="00C751B7" w:rsidP="00C751B7">
      <w:pPr>
        <w:numPr>
          <w:ilvl w:val="0"/>
          <w:numId w:val="4"/>
        </w:num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Improved road user safety and more predictable traffic flow upon completion.</w:t>
      </w:r>
    </w:p>
    <w:p w14:paraId="791C669A" w14:textId="77777777" w:rsidR="00C751B7" w:rsidRPr="00C751B7" w:rsidRDefault="00C751B7" w:rsidP="00C751B7">
      <w:pPr>
        <w:numPr>
          <w:ilvl w:val="0"/>
          <w:numId w:val="4"/>
        </w:num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Enhanced comfort and protection for cyclists via upgraded bike lane infrastructure.</w:t>
      </w:r>
    </w:p>
    <w:p w14:paraId="0553B94C" w14:textId="77777777" w:rsidR="00C751B7" w:rsidRDefault="00C751B7" w:rsidP="00C751B7">
      <w:pPr>
        <w:shd w:val="clear" w:color="auto" w:fill="FFFFFF"/>
        <w:spacing w:after="150" w:line="240" w:lineRule="auto"/>
        <w:contextualSpacing/>
        <w:rPr>
          <w:rFonts w:ascii="Arial" w:eastAsia="Arial" w:hAnsi="Arial" w:cs="Arial"/>
          <w:color w:val="000000"/>
        </w:rPr>
      </w:pPr>
    </w:p>
    <w:p w14:paraId="157EAA14" w14:textId="4480118B" w:rsidR="005A55B8" w:rsidRPr="00BA1138" w:rsidRDefault="005A55B8" w:rsidP="005A55B8">
      <w:pPr>
        <w:shd w:val="clear" w:color="auto" w:fill="FFFFFF"/>
        <w:spacing w:after="150" w:line="240" w:lineRule="auto"/>
        <w:contextualSpacing/>
        <w:rPr>
          <w:rFonts w:ascii="Arial" w:eastAsia="Arial" w:hAnsi="Arial" w:cs="Arial"/>
          <w:color w:val="000000"/>
        </w:rPr>
      </w:pPr>
      <w:r>
        <w:rPr>
          <w:rFonts w:ascii="Arial" w:eastAsia="Times New Roman" w:hAnsi="Arial" w:cs="Arial"/>
          <w:color w:val="000000"/>
        </w:rPr>
        <w:t>Y</w:t>
      </w:r>
      <w:r w:rsidRPr="00BA1138">
        <w:rPr>
          <w:rFonts w:ascii="Arial" w:eastAsia="Times New Roman" w:hAnsi="Arial" w:cs="Arial"/>
          <w:color w:val="000000"/>
        </w:rPr>
        <w:t xml:space="preserve">ou will receive a door hanger 48 hours prior to the start of </w:t>
      </w:r>
      <w:r>
        <w:rPr>
          <w:rFonts w:ascii="Arial" w:eastAsia="Times New Roman" w:hAnsi="Arial" w:cs="Arial"/>
          <w:color w:val="000000"/>
        </w:rPr>
        <w:t xml:space="preserve">sidewalk </w:t>
      </w:r>
      <w:r w:rsidRPr="00BA1138">
        <w:rPr>
          <w:rFonts w:ascii="Arial" w:eastAsia="Times New Roman" w:hAnsi="Arial" w:cs="Arial"/>
          <w:color w:val="000000"/>
        </w:rPr>
        <w:t xml:space="preserve">construction with basic parking, construction and contact information. </w:t>
      </w:r>
      <w:r w:rsidRPr="00BA1138">
        <w:rPr>
          <w:rFonts w:ascii="Arial" w:eastAsia="Arial" w:hAnsi="Arial" w:cs="Arial"/>
          <w:color w:val="000000"/>
        </w:rPr>
        <w:t xml:space="preserve">“No Parking” signs will restrict parking during construction, but your street should </w:t>
      </w:r>
      <w:r>
        <w:rPr>
          <w:rFonts w:ascii="Arial" w:eastAsia="Arial" w:hAnsi="Arial" w:cs="Arial"/>
          <w:color w:val="000000"/>
        </w:rPr>
        <w:t>remain open.</w:t>
      </w:r>
    </w:p>
    <w:p w14:paraId="0AD6513D" w14:textId="77777777" w:rsidR="000E01AA" w:rsidRDefault="000E01AA" w:rsidP="00C751B7">
      <w:pPr>
        <w:shd w:val="clear" w:color="auto" w:fill="FFFFFF"/>
        <w:spacing w:after="150" w:line="240" w:lineRule="auto"/>
        <w:contextualSpacing/>
        <w:rPr>
          <w:rFonts w:ascii="Arial" w:eastAsia="Arial" w:hAnsi="Arial" w:cs="Arial"/>
          <w:color w:val="000000"/>
        </w:rPr>
      </w:pPr>
    </w:p>
    <w:p w14:paraId="51990B4B" w14:textId="4F1575C4" w:rsidR="00C751B7" w:rsidRPr="00C751B7" w:rsidRDefault="00C751B7" w:rsidP="00C751B7">
      <w:pPr>
        <w:shd w:val="clear" w:color="auto" w:fill="FFFFFF"/>
        <w:spacing w:after="150" w:line="240" w:lineRule="auto"/>
        <w:contextualSpacing/>
        <w:rPr>
          <w:rFonts w:ascii="Arial" w:eastAsia="Arial" w:hAnsi="Arial" w:cs="Arial"/>
          <w:color w:val="000000"/>
        </w:rPr>
      </w:pPr>
      <w:r w:rsidRPr="00C751B7">
        <w:rPr>
          <w:rFonts w:ascii="Arial" w:eastAsia="Arial" w:hAnsi="Arial" w:cs="Arial"/>
          <w:color w:val="000000"/>
        </w:rPr>
        <w:t>We appreciate your patience and cooperation as we work to improve the transportation network for everyone.</w:t>
      </w:r>
    </w:p>
    <w:p w14:paraId="7B9CCF62" w14:textId="77777777" w:rsidR="00C751B7" w:rsidRPr="00C751B7" w:rsidRDefault="00C751B7" w:rsidP="00C751B7">
      <w:pPr>
        <w:shd w:val="clear" w:color="auto" w:fill="FFFFFF"/>
        <w:spacing w:after="150" w:line="240" w:lineRule="auto"/>
        <w:contextualSpacing/>
        <w:rPr>
          <w:rFonts w:ascii="Arial" w:eastAsia="Arial" w:hAnsi="Arial" w:cs="Arial"/>
          <w:color w:val="000000"/>
        </w:rPr>
      </w:pPr>
    </w:p>
    <w:p w14:paraId="588D2B6D" w14:textId="77777777" w:rsidR="00C751B7" w:rsidRPr="00C751B7" w:rsidRDefault="00C751B7" w:rsidP="00C751B7">
      <w:pPr>
        <w:pBdr>
          <w:top w:val="single" w:sz="24" w:space="8" w:color="5B9BD5" w:themeColor="accent1"/>
          <w:bottom w:val="single" w:sz="24" w:space="8" w:color="5B9BD5" w:themeColor="accent1"/>
        </w:pBdr>
        <w:spacing w:after="0"/>
        <w:rPr>
          <w:rFonts w:ascii="Arial" w:hAnsi="Arial" w:cs="Arial"/>
          <w:bCs/>
          <w:iCs/>
          <w:sz w:val="24"/>
        </w:rPr>
      </w:pPr>
      <w:r w:rsidRPr="00C751B7">
        <w:rPr>
          <w:rFonts w:ascii="Arial" w:hAnsi="Arial" w:cs="Arial"/>
          <w:b/>
          <w:iCs/>
          <w:sz w:val="24"/>
        </w:rPr>
        <w:t xml:space="preserve">For questions regarding this project, </w:t>
      </w:r>
      <w:r w:rsidRPr="00C751B7">
        <w:rPr>
          <w:rFonts w:ascii="Arial" w:hAnsi="Arial" w:cs="Arial"/>
          <w:bCs/>
          <w:iCs/>
          <w:sz w:val="24"/>
        </w:rPr>
        <w:t>please contact:</w:t>
      </w:r>
    </w:p>
    <w:p w14:paraId="3AC7C931" w14:textId="77777777" w:rsidR="00C751B7" w:rsidRPr="00C751B7" w:rsidRDefault="00C751B7" w:rsidP="00C751B7">
      <w:pPr>
        <w:pBdr>
          <w:top w:val="single" w:sz="24" w:space="8" w:color="5B9BD5" w:themeColor="accent1"/>
          <w:bottom w:val="single" w:sz="24" w:space="8" w:color="5B9BD5" w:themeColor="accent1"/>
        </w:pBdr>
        <w:spacing w:after="0"/>
        <w:rPr>
          <w:rFonts w:ascii="Arial" w:hAnsi="Arial" w:cs="Arial"/>
          <w:bCs/>
          <w:iCs/>
          <w:sz w:val="24"/>
        </w:rPr>
      </w:pPr>
      <w:r w:rsidRPr="00C751B7">
        <w:rPr>
          <w:rFonts w:ascii="Arial" w:hAnsi="Arial" w:cs="Arial"/>
          <w:bCs/>
          <w:iCs/>
          <w:sz w:val="24"/>
        </w:rPr>
        <w:t xml:space="preserve">DOTI Molly Lanphier (Council District 6) </w:t>
      </w:r>
      <w:hyperlink r:id="rId9" w:history="1">
        <w:r w:rsidRPr="00C751B7">
          <w:rPr>
            <w:rStyle w:val="Hyperlink"/>
            <w:rFonts w:ascii="Arial" w:hAnsi="Arial" w:cs="Arial"/>
            <w:bCs/>
            <w:iCs/>
            <w:sz w:val="24"/>
          </w:rPr>
          <w:t>molly.lanphier@denvergov.org</w:t>
        </w:r>
      </w:hyperlink>
    </w:p>
    <w:p w14:paraId="1D7E396A" w14:textId="77777777" w:rsidR="00C751B7" w:rsidRPr="00C751B7" w:rsidRDefault="00C751B7" w:rsidP="00C751B7">
      <w:pPr>
        <w:pBdr>
          <w:top w:val="single" w:sz="24" w:space="8" w:color="5B9BD5" w:themeColor="accent1"/>
          <w:bottom w:val="single" w:sz="24" w:space="8" w:color="5B9BD5" w:themeColor="accent1"/>
        </w:pBdr>
        <w:spacing w:after="0"/>
        <w:rPr>
          <w:rFonts w:ascii="Arial" w:hAnsi="Arial" w:cs="Arial"/>
          <w:i/>
          <w:iCs/>
          <w:color w:val="5B9BD5" w:themeColor="accent1"/>
          <w:sz w:val="24"/>
        </w:rPr>
      </w:pPr>
      <w:r w:rsidRPr="00C751B7">
        <w:rPr>
          <w:rFonts w:ascii="Arial" w:hAnsi="Arial" w:cs="Arial"/>
          <w:bCs/>
          <w:iCs/>
          <w:sz w:val="24"/>
        </w:rPr>
        <w:t>DOTI Greg Cieciek (Council District 7) </w:t>
      </w:r>
      <w:hyperlink r:id="rId10" w:history="1">
        <w:r w:rsidRPr="00C751B7">
          <w:rPr>
            <w:rStyle w:val="Hyperlink"/>
            <w:rFonts w:ascii="Arial" w:hAnsi="Arial" w:cs="Arial"/>
            <w:bCs/>
            <w:iCs/>
            <w:sz w:val="24"/>
          </w:rPr>
          <w:t>gregory.cieciek@denvergov.org</w:t>
        </w:r>
      </w:hyperlink>
    </w:p>
    <w:p w14:paraId="547646F6" w14:textId="77777777" w:rsidR="00C751B7" w:rsidRPr="00C751B7" w:rsidRDefault="00C751B7" w:rsidP="00C751B7">
      <w:pPr>
        <w:shd w:val="clear" w:color="auto" w:fill="FFFFFF"/>
        <w:spacing w:after="150" w:line="240" w:lineRule="auto"/>
        <w:contextualSpacing/>
        <w:rPr>
          <w:rFonts w:ascii="Arial" w:eastAsia="Arial" w:hAnsi="Arial" w:cs="Arial"/>
          <w:color w:val="000000"/>
        </w:rPr>
      </w:pPr>
    </w:p>
    <w:sectPr w:rsidR="00C751B7" w:rsidRPr="00C751B7" w:rsidSect="00251626">
      <w:headerReference w:type="default" r:id="rId11"/>
      <w:pgSz w:w="12240" w:h="15840"/>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D70C5" w14:textId="77777777" w:rsidR="000D7ED0" w:rsidRDefault="000D7ED0" w:rsidP="002B31AF">
      <w:pPr>
        <w:spacing w:after="0" w:line="240" w:lineRule="auto"/>
      </w:pPr>
      <w:r>
        <w:separator/>
      </w:r>
    </w:p>
  </w:endnote>
  <w:endnote w:type="continuationSeparator" w:id="0">
    <w:p w14:paraId="3CC56055" w14:textId="77777777" w:rsidR="000D7ED0" w:rsidRDefault="000D7ED0" w:rsidP="002B31AF">
      <w:pPr>
        <w:spacing w:after="0" w:line="240" w:lineRule="auto"/>
      </w:pPr>
      <w:r>
        <w:continuationSeparator/>
      </w:r>
    </w:p>
  </w:endnote>
  <w:endnote w:type="continuationNotice" w:id="1">
    <w:p w14:paraId="4D962DC4" w14:textId="77777777" w:rsidR="000D7ED0" w:rsidRDefault="000D7E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DD616" w14:textId="77777777" w:rsidR="000D7ED0" w:rsidRDefault="000D7ED0" w:rsidP="002B31AF">
      <w:pPr>
        <w:spacing w:after="0" w:line="240" w:lineRule="auto"/>
      </w:pPr>
      <w:r>
        <w:separator/>
      </w:r>
    </w:p>
  </w:footnote>
  <w:footnote w:type="continuationSeparator" w:id="0">
    <w:p w14:paraId="1A0ED4A5" w14:textId="77777777" w:rsidR="000D7ED0" w:rsidRDefault="000D7ED0" w:rsidP="002B31AF">
      <w:pPr>
        <w:spacing w:after="0" w:line="240" w:lineRule="auto"/>
      </w:pPr>
      <w:r>
        <w:continuationSeparator/>
      </w:r>
    </w:p>
  </w:footnote>
  <w:footnote w:type="continuationNotice" w:id="1">
    <w:p w14:paraId="1A6223AA" w14:textId="77777777" w:rsidR="000D7ED0" w:rsidRDefault="000D7E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21AE6" w14:textId="711BAF03" w:rsidR="005E56A7" w:rsidRPr="005E56A7" w:rsidRDefault="005E56A7" w:rsidP="005E56A7">
    <w:pPr>
      <w:pStyle w:val="Header"/>
    </w:pPr>
    <w:r w:rsidRPr="005E56A7">
      <w:rPr>
        <w:noProof/>
      </w:rPr>
      <w:drawing>
        <wp:anchor distT="0" distB="0" distL="114300" distR="114300" simplePos="0" relativeHeight="251658241" behindDoc="1" locked="0" layoutInCell="1" allowOverlap="1" wp14:anchorId="3D56EB6A" wp14:editId="395FFD6B">
          <wp:simplePos x="0" y="0"/>
          <wp:positionH relativeFrom="margin">
            <wp:posOffset>3727450</wp:posOffset>
          </wp:positionH>
          <wp:positionV relativeFrom="paragraph">
            <wp:posOffset>-197485</wp:posOffset>
          </wp:positionV>
          <wp:extent cx="2216150" cy="608832"/>
          <wp:effectExtent l="0" t="0" r="0" b="1270"/>
          <wp:wrapNone/>
          <wp:docPr id="478969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6150" cy="60883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D9BD690" wp14:editId="7023C4FB">
          <wp:simplePos x="0" y="0"/>
          <wp:positionH relativeFrom="margin">
            <wp:align>left</wp:align>
          </wp:positionH>
          <wp:positionV relativeFrom="paragraph">
            <wp:posOffset>-229235</wp:posOffset>
          </wp:positionV>
          <wp:extent cx="2203450" cy="683895"/>
          <wp:effectExtent l="0" t="0" r="6350" b="1905"/>
          <wp:wrapSquare wrapText="bothSides"/>
          <wp:docPr id="1550664485" name="Picture 155066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_DepartmentOfTransportationAndInfrastructure.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203450" cy="683895"/>
                  </a:xfrm>
                  <a:prstGeom prst="rect">
                    <a:avLst/>
                  </a:prstGeom>
                </pic:spPr>
              </pic:pic>
            </a:graphicData>
          </a:graphic>
          <wp14:sizeRelH relativeFrom="margin">
            <wp14:pctWidth>0</wp14:pctWidth>
          </wp14:sizeRelH>
          <wp14:sizeRelV relativeFrom="margin">
            <wp14:pctHeight>0</wp14:pctHeight>
          </wp14:sizeRelV>
        </wp:anchor>
      </w:drawing>
    </w:r>
  </w:p>
  <w:p w14:paraId="599849E0" w14:textId="72825019" w:rsidR="002B31AF" w:rsidRDefault="002B3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C5549"/>
    <w:multiLevelType w:val="hybridMultilevel"/>
    <w:tmpl w:val="CB82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A709B"/>
    <w:multiLevelType w:val="multilevel"/>
    <w:tmpl w:val="732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C17EF"/>
    <w:multiLevelType w:val="multilevel"/>
    <w:tmpl w:val="A8A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41879"/>
    <w:multiLevelType w:val="multilevel"/>
    <w:tmpl w:val="3E3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613163">
    <w:abstractNumId w:val="0"/>
  </w:num>
  <w:num w:numId="2" w16cid:durableId="528103780">
    <w:abstractNumId w:val="1"/>
  </w:num>
  <w:num w:numId="3" w16cid:durableId="677347085">
    <w:abstractNumId w:val="3"/>
  </w:num>
  <w:num w:numId="4" w16cid:durableId="6186058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ncore, Brett - DOTI CE0403 Engineer-Architect Supervisor">
    <w15:presenceInfo w15:providerId="AD" w15:userId="S::Brett.Boncore@denvergov.org::32ba1c25-76af-4db0-a413-6d7249332b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1AF"/>
    <w:rsid w:val="00062C99"/>
    <w:rsid w:val="000D18B7"/>
    <w:rsid w:val="000D7ED0"/>
    <w:rsid w:val="000E01AA"/>
    <w:rsid w:val="001228BD"/>
    <w:rsid w:val="00133303"/>
    <w:rsid w:val="00150830"/>
    <w:rsid w:val="00170494"/>
    <w:rsid w:val="00173077"/>
    <w:rsid w:val="001844AA"/>
    <w:rsid w:val="001D6297"/>
    <w:rsid w:val="002449F7"/>
    <w:rsid w:val="00251626"/>
    <w:rsid w:val="00264405"/>
    <w:rsid w:val="00276771"/>
    <w:rsid w:val="002A409A"/>
    <w:rsid w:val="002B31AF"/>
    <w:rsid w:val="002B7982"/>
    <w:rsid w:val="0030371D"/>
    <w:rsid w:val="00311424"/>
    <w:rsid w:val="0031269D"/>
    <w:rsid w:val="003175AE"/>
    <w:rsid w:val="003570D2"/>
    <w:rsid w:val="003718BA"/>
    <w:rsid w:val="00393640"/>
    <w:rsid w:val="003A4196"/>
    <w:rsid w:val="003A7EC4"/>
    <w:rsid w:val="003B55E8"/>
    <w:rsid w:val="003B7676"/>
    <w:rsid w:val="00440391"/>
    <w:rsid w:val="00450163"/>
    <w:rsid w:val="004547C2"/>
    <w:rsid w:val="00460CD5"/>
    <w:rsid w:val="0047673F"/>
    <w:rsid w:val="0047785C"/>
    <w:rsid w:val="00496CEA"/>
    <w:rsid w:val="004A646E"/>
    <w:rsid w:val="004F37D9"/>
    <w:rsid w:val="00561F84"/>
    <w:rsid w:val="00582FDD"/>
    <w:rsid w:val="00592D81"/>
    <w:rsid w:val="00592FAD"/>
    <w:rsid w:val="005A55B8"/>
    <w:rsid w:val="005E56A7"/>
    <w:rsid w:val="00625D74"/>
    <w:rsid w:val="0065562B"/>
    <w:rsid w:val="00685FCD"/>
    <w:rsid w:val="0069729B"/>
    <w:rsid w:val="006A100A"/>
    <w:rsid w:val="006A1664"/>
    <w:rsid w:val="006B50AE"/>
    <w:rsid w:val="006C1392"/>
    <w:rsid w:val="006D12AC"/>
    <w:rsid w:val="006D7C8A"/>
    <w:rsid w:val="006E1CB0"/>
    <w:rsid w:val="007260BA"/>
    <w:rsid w:val="007349CD"/>
    <w:rsid w:val="007406BC"/>
    <w:rsid w:val="00746D05"/>
    <w:rsid w:val="00773DF2"/>
    <w:rsid w:val="00785339"/>
    <w:rsid w:val="007A3B46"/>
    <w:rsid w:val="007B4DCB"/>
    <w:rsid w:val="007E5C39"/>
    <w:rsid w:val="00851B83"/>
    <w:rsid w:val="008A4FA9"/>
    <w:rsid w:val="008E35F8"/>
    <w:rsid w:val="00900A04"/>
    <w:rsid w:val="00934B9A"/>
    <w:rsid w:val="009356FF"/>
    <w:rsid w:val="00953D03"/>
    <w:rsid w:val="0096774F"/>
    <w:rsid w:val="009731AD"/>
    <w:rsid w:val="009C3AE5"/>
    <w:rsid w:val="009C7B0B"/>
    <w:rsid w:val="009D28DC"/>
    <w:rsid w:val="009D44E3"/>
    <w:rsid w:val="009E16EE"/>
    <w:rsid w:val="009E3649"/>
    <w:rsid w:val="00A65703"/>
    <w:rsid w:val="00A85363"/>
    <w:rsid w:val="00AA1F47"/>
    <w:rsid w:val="00AB332F"/>
    <w:rsid w:val="00AD440A"/>
    <w:rsid w:val="00B07B7C"/>
    <w:rsid w:val="00B61D5B"/>
    <w:rsid w:val="00B726DC"/>
    <w:rsid w:val="00BA1138"/>
    <w:rsid w:val="00BE743A"/>
    <w:rsid w:val="00C20DEF"/>
    <w:rsid w:val="00C561F8"/>
    <w:rsid w:val="00C72897"/>
    <w:rsid w:val="00C751B7"/>
    <w:rsid w:val="00CB3CBB"/>
    <w:rsid w:val="00CB7149"/>
    <w:rsid w:val="00CB7498"/>
    <w:rsid w:val="00CE7AED"/>
    <w:rsid w:val="00CF06A8"/>
    <w:rsid w:val="00D4050C"/>
    <w:rsid w:val="00D61E0C"/>
    <w:rsid w:val="00D632EE"/>
    <w:rsid w:val="00DA3CAC"/>
    <w:rsid w:val="00E4694D"/>
    <w:rsid w:val="00E472E9"/>
    <w:rsid w:val="00E71084"/>
    <w:rsid w:val="00E80669"/>
    <w:rsid w:val="00E80D1E"/>
    <w:rsid w:val="00ED7349"/>
    <w:rsid w:val="00F042EC"/>
    <w:rsid w:val="00F076C0"/>
    <w:rsid w:val="00F1735D"/>
    <w:rsid w:val="00F42665"/>
    <w:rsid w:val="00F46440"/>
    <w:rsid w:val="00F523A8"/>
    <w:rsid w:val="00F532D4"/>
    <w:rsid w:val="00F566D1"/>
    <w:rsid w:val="00F86121"/>
    <w:rsid w:val="00F9375F"/>
    <w:rsid w:val="00FA4567"/>
    <w:rsid w:val="00FC6FC7"/>
    <w:rsid w:val="00FF2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0D7F0"/>
  <w15:chartTrackingRefBased/>
  <w15:docId w15:val="{58EB9F4E-74B9-457A-AC5E-2E37E4D6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1AF"/>
  </w:style>
  <w:style w:type="paragraph" w:styleId="Footer">
    <w:name w:val="footer"/>
    <w:basedOn w:val="Normal"/>
    <w:link w:val="FooterChar"/>
    <w:uiPriority w:val="99"/>
    <w:unhideWhenUsed/>
    <w:rsid w:val="002B3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1AF"/>
  </w:style>
  <w:style w:type="paragraph" w:styleId="BalloonText">
    <w:name w:val="Balloon Text"/>
    <w:basedOn w:val="Normal"/>
    <w:link w:val="BalloonTextChar"/>
    <w:uiPriority w:val="99"/>
    <w:semiHidden/>
    <w:unhideWhenUsed/>
    <w:rsid w:val="0031142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11424"/>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0371D"/>
    <w:rPr>
      <w:sz w:val="16"/>
      <w:szCs w:val="16"/>
    </w:rPr>
  </w:style>
  <w:style w:type="paragraph" w:styleId="CommentText">
    <w:name w:val="annotation text"/>
    <w:basedOn w:val="Normal"/>
    <w:link w:val="CommentTextChar"/>
    <w:uiPriority w:val="99"/>
    <w:semiHidden/>
    <w:unhideWhenUsed/>
    <w:rsid w:val="0030371D"/>
    <w:pPr>
      <w:spacing w:line="240" w:lineRule="auto"/>
    </w:pPr>
    <w:rPr>
      <w:sz w:val="20"/>
      <w:szCs w:val="20"/>
    </w:rPr>
  </w:style>
  <w:style w:type="character" w:customStyle="1" w:styleId="CommentTextChar">
    <w:name w:val="Comment Text Char"/>
    <w:basedOn w:val="DefaultParagraphFont"/>
    <w:link w:val="CommentText"/>
    <w:uiPriority w:val="99"/>
    <w:semiHidden/>
    <w:rsid w:val="0030371D"/>
    <w:rPr>
      <w:sz w:val="20"/>
      <w:szCs w:val="20"/>
    </w:rPr>
  </w:style>
  <w:style w:type="paragraph" w:styleId="CommentSubject">
    <w:name w:val="annotation subject"/>
    <w:basedOn w:val="CommentText"/>
    <w:next w:val="CommentText"/>
    <w:link w:val="CommentSubjectChar"/>
    <w:uiPriority w:val="99"/>
    <w:semiHidden/>
    <w:unhideWhenUsed/>
    <w:rsid w:val="0030371D"/>
    <w:rPr>
      <w:b/>
      <w:bCs/>
    </w:rPr>
  </w:style>
  <w:style w:type="character" w:customStyle="1" w:styleId="CommentSubjectChar">
    <w:name w:val="Comment Subject Char"/>
    <w:basedOn w:val="CommentTextChar"/>
    <w:link w:val="CommentSubject"/>
    <w:uiPriority w:val="99"/>
    <w:semiHidden/>
    <w:rsid w:val="0030371D"/>
    <w:rPr>
      <w:b/>
      <w:bCs/>
      <w:sz w:val="20"/>
      <w:szCs w:val="20"/>
    </w:rPr>
  </w:style>
  <w:style w:type="paragraph" w:styleId="ListParagraph">
    <w:name w:val="List Paragraph"/>
    <w:basedOn w:val="Normal"/>
    <w:uiPriority w:val="34"/>
    <w:qFormat/>
    <w:rsid w:val="00625D74"/>
    <w:pPr>
      <w:ind w:left="720"/>
      <w:contextualSpacing/>
    </w:pPr>
  </w:style>
  <w:style w:type="paragraph" w:styleId="NormalWeb">
    <w:name w:val="Normal (Web)"/>
    <w:basedOn w:val="Normal"/>
    <w:uiPriority w:val="99"/>
    <w:semiHidden/>
    <w:unhideWhenUsed/>
    <w:rsid w:val="005E56A7"/>
    <w:rPr>
      <w:rFonts w:ascii="Times New Roman" w:hAnsi="Times New Roman" w:cs="Times New Roman"/>
      <w:sz w:val="24"/>
      <w:szCs w:val="24"/>
    </w:rPr>
  </w:style>
  <w:style w:type="character" w:styleId="Hyperlink">
    <w:name w:val="Hyperlink"/>
    <w:basedOn w:val="DefaultParagraphFont"/>
    <w:uiPriority w:val="99"/>
    <w:unhideWhenUsed/>
    <w:rsid w:val="005E56A7"/>
    <w:rPr>
      <w:color w:val="0563C1" w:themeColor="hyperlink"/>
      <w:u w:val="single"/>
    </w:rPr>
  </w:style>
  <w:style w:type="character" w:styleId="UnresolvedMention">
    <w:name w:val="Unresolved Mention"/>
    <w:basedOn w:val="DefaultParagraphFont"/>
    <w:uiPriority w:val="99"/>
    <w:semiHidden/>
    <w:unhideWhenUsed/>
    <w:rsid w:val="005E56A7"/>
    <w:rPr>
      <w:color w:val="605E5C"/>
      <w:shd w:val="clear" w:color="auto" w:fill="E1DFDD"/>
    </w:rPr>
  </w:style>
  <w:style w:type="paragraph" w:styleId="Revision">
    <w:name w:val="Revision"/>
    <w:hidden/>
    <w:uiPriority w:val="99"/>
    <w:semiHidden/>
    <w:rsid w:val="00BE74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473409">
      <w:bodyDiv w:val="1"/>
      <w:marLeft w:val="0"/>
      <w:marRight w:val="0"/>
      <w:marTop w:val="0"/>
      <w:marBottom w:val="0"/>
      <w:divBdr>
        <w:top w:val="none" w:sz="0" w:space="0" w:color="auto"/>
        <w:left w:val="none" w:sz="0" w:space="0" w:color="auto"/>
        <w:bottom w:val="none" w:sz="0" w:space="0" w:color="auto"/>
        <w:right w:val="none" w:sz="0" w:space="0" w:color="auto"/>
      </w:divBdr>
    </w:div>
    <w:div w:id="973026812">
      <w:bodyDiv w:val="1"/>
      <w:marLeft w:val="0"/>
      <w:marRight w:val="0"/>
      <w:marTop w:val="0"/>
      <w:marBottom w:val="0"/>
      <w:divBdr>
        <w:top w:val="none" w:sz="0" w:space="0" w:color="auto"/>
        <w:left w:val="none" w:sz="0" w:space="0" w:color="auto"/>
        <w:bottom w:val="none" w:sz="0" w:space="0" w:color="auto"/>
        <w:right w:val="none" w:sz="0" w:space="0" w:color="auto"/>
      </w:divBdr>
    </w:div>
    <w:div w:id="1143887562">
      <w:bodyDiv w:val="1"/>
      <w:marLeft w:val="0"/>
      <w:marRight w:val="0"/>
      <w:marTop w:val="0"/>
      <w:marBottom w:val="0"/>
      <w:divBdr>
        <w:top w:val="none" w:sz="0" w:space="0" w:color="auto"/>
        <w:left w:val="none" w:sz="0" w:space="0" w:color="auto"/>
        <w:bottom w:val="none" w:sz="0" w:space="0" w:color="auto"/>
        <w:right w:val="none" w:sz="0" w:space="0" w:color="auto"/>
      </w:divBdr>
    </w:div>
    <w:div w:id="1191380352">
      <w:bodyDiv w:val="1"/>
      <w:marLeft w:val="0"/>
      <w:marRight w:val="0"/>
      <w:marTop w:val="0"/>
      <w:marBottom w:val="0"/>
      <w:divBdr>
        <w:top w:val="none" w:sz="0" w:space="0" w:color="auto"/>
        <w:left w:val="none" w:sz="0" w:space="0" w:color="auto"/>
        <w:bottom w:val="none" w:sz="0" w:space="0" w:color="auto"/>
        <w:right w:val="none" w:sz="0" w:space="0" w:color="auto"/>
      </w:divBdr>
    </w:div>
    <w:div w:id="1276408344">
      <w:bodyDiv w:val="1"/>
      <w:marLeft w:val="0"/>
      <w:marRight w:val="0"/>
      <w:marTop w:val="0"/>
      <w:marBottom w:val="0"/>
      <w:divBdr>
        <w:top w:val="none" w:sz="0" w:space="0" w:color="auto"/>
        <w:left w:val="none" w:sz="0" w:space="0" w:color="auto"/>
        <w:bottom w:val="none" w:sz="0" w:space="0" w:color="auto"/>
        <w:right w:val="none" w:sz="0" w:space="0" w:color="auto"/>
      </w:divBdr>
    </w:div>
    <w:div w:id="1485705202">
      <w:bodyDiv w:val="1"/>
      <w:marLeft w:val="0"/>
      <w:marRight w:val="0"/>
      <w:marTop w:val="0"/>
      <w:marBottom w:val="0"/>
      <w:divBdr>
        <w:top w:val="none" w:sz="0" w:space="0" w:color="auto"/>
        <w:left w:val="none" w:sz="0" w:space="0" w:color="auto"/>
        <w:bottom w:val="none" w:sz="0" w:space="0" w:color="auto"/>
        <w:right w:val="none" w:sz="0" w:space="0" w:color="auto"/>
      </w:divBdr>
    </w:div>
    <w:div w:id="1521891849">
      <w:bodyDiv w:val="1"/>
      <w:marLeft w:val="0"/>
      <w:marRight w:val="0"/>
      <w:marTop w:val="0"/>
      <w:marBottom w:val="0"/>
      <w:divBdr>
        <w:top w:val="none" w:sz="0" w:space="0" w:color="auto"/>
        <w:left w:val="none" w:sz="0" w:space="0" w:color="auto"/>
        <w:bottom w:val="none" w:sz="0" w:space="0" w:color="auto"/>
        <w:right w:val="none" w:sz="0" w:space="0" w:color="auto"/>
      </w:divBdr>
    </w:div>
    <w:div w:id="2045328076">
      <w:bodyDiv w:val="1"/>
      <w:marLeft w:val="0"/>
      <w:marRight w:val="0"/>
      <w:marTop w:val="0"/>
      <w:marBottom w:val="0"/>
      <w:divBdr>
        <w:top w:val="none" w:sz="0" w:space="0" w:color="auto"/>
        <w:left w:val="none" w:sz="0" w:space="0" w:color="auto"/>
        <w:bottom w:val="none" w:sz="0" w:space="0" w:color="auto"/>
        <w:right w:val="none" w:sz="0" w:space="0" w:color="auto"/>
      </w:divBdr>
    </w:div>
    <w:div w:id="2117946734">
      <w:bodyDiv w:val="1"/>
      <w:marLeft w:val="0"/>
      <w:marRight w:val="0"/>
      <w:marTop w:val="0"/>
      <w:marBottom w:val="0"/>
      <w:divBdr>
        <w:top w:val="none" w:sz="0" w:space="0" w:color="auto"/>
        <w:left w:val="none" w:sz="0" w:space="0" w:color="auto"/>
        <w:bottom w:val="none" w:sz="0" w:space="0" w:color="auto"/>
        <w:right w:val="none" w:sz="0" w:space="0" w:color="auto"/>
      </w:divBdr>
    </w:div>
    <w:div w:id="212029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gregory.cieciek@denvergov.org" TargetMode="External"/><Relationship Id="rId4" Type="http://schemas.openxmlformats.org/officeDocument/2006/relationships/settings" Target="settings.xml"/><Relationship Id="rId9" Type="http://schemas.openxmlformats.org/officeDocument/2006/relationships/hyperlink" Target="mailto:molly.lanphier@denvergov.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82D96-14FC-4083-8525-E9EDCD13D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597</Words>
  <Characters>3408</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Links>
    <vt:vector size="12" baseType="variant">
      <vt:variant>
        <vt:i4>262270</vt:i4>
      </vt:variant>
      <vt:variant>
        <vt:i4>3</vt:i4>
      </vt:variant>
      <vt:variant>
        <vt:i4>0</vt:i4>
      </vt:variant>
      <vt:variant>
        <vt:i4>5</vt:i4>
      </vt:variant>
      <vt:variant>
        <vt:lpwstr>mailto:gregory.cieciek@denvergov.org</vt:lpwstr>
      </vt:variant>
      <vt:variant>
        <vt:lpwstr/>
      </vt:variant>
      <vt:variant>
        <vt:i4>458876</vt:i4>
      </vt:variant>
      <vt:variant>
        <vt:i4>0</vt:i4>
      </vt:variant>
      <vt:variant>
        <vt:i4>0</vt:i4>
      </vt:variant>
      <vt:variant>
        <vt:i4>5</vt:i4>
      </vt:variant>
      <vt:variant>
        <vt:lpwstr>mailto:molly.lanphier@denvergov.org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Neureiter</dc:creator>
  <cp:keywords/>
  <dc:description/>
  <cp:lastModifiedBy>Boncore, Brett - DOTI CE0403 Engineer-Architect Supervisor</cp:lastModifiedBy>
  <cp:revision>2</cp:revision>
  <cp:lastPrinted>2025-04-09T15:38:00Z</cp:lastPrinted>
  <dcterms:created xsi:type="dcterms:W3CDTF">2025-04-10T16:46:00Z</dcterms:created>
  <dcterms:modified xsi:type="dcterms:W3CDTF">2025-04-10T16:46:00Z</dcterms:modified>
</cp:coreProperties>
</file>